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How has bird biodiversity changed over time? A review across spatio-temporal scales</w:t>
      </w:r>
    </w:p>
    <w:p w14:paraId="22E4FE05" w14:textId="2D812A95"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Jiri Reif</w:t>
      </w:r>
      <w:r>
        <w:rPr>
          <w:i/>
          <w:color w:val="000000"/>
          <w:vertAlign w:val="superscript"/>
        </w:rPr>
        <w:t>2,3</w:t>
      </w:r>
      <w:r>
        <w:rPr>
          <w:i/>
          <w:color w:val="000000"/>
        </w:rPr>
        <w:t>, David Storch</w:t>
      </w:r>
      <w:r>
        <w:rPr>
          <w:i/>
          <w:color w:val="000000"/>
          <w:vertAlign w:val="superscript"/>
        </w:rPr>
        <w:t>4</w:t>
      </w:r>
      <w:ins w:id="0" w:author="David Storch" w:date="2022-02-23T10:24:00Z">
        <w:r w:rsidR="00322496">
          <w:rPr>
            <w:i/>
            <w:color w:val="000000"/>
            <w:vertAlign w:val="superscript"/>
          </w:rPr>
          <w:t>,5</w:t>
        </w:r>
      </w:ins>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364F5E2F" w:rsidR="002E671A" w:rsidRDefault="0042697E" w:rsidP="00DE0657">
      <w:r>
        <w:rPr>
          <w:vertAlign w:val="superscript"/>
        </w:rPr>
        <w:t>3</w:t>
      </w:r>
      <w:r>
        <w:t>Department of Zoology</w:t>
      </w:r>
      <w:del w:id="1" w:author="David Storch" w:date="2022-02-23T10:25:00Z">
        <w:r w:rsidDel="00322496">
          <w:delText xml:space="preserve"> and Laboratory of Ornithology</w:delText>
        </w:r>
      </w:del>
      <w:r>
        <w:t>, Faculty of Science, Palacky University, Olomouc, Czechia</w:t>
      </w:r>
    </w:p>
    <w:p w14:paraId="462D21DD" w14:textId="77F3F45A" w:rsidR="002E671A" w:rsidRDefault="0042697E" w:rsidP="00DE0657">
      <w:pPr>
        <w:rPr>
          <w:ins w:id="2" w:author="David Storch" w:date="2022-02-23T10:24:00Z"/>
        </w:rPr>
      </w:pPr>
      <w:r>
        <w:rPr>
          <w:vertAlign w:val="superscript"/>
        </w:rPr>
        <w:t xml:space="preserve">4 </w:t>
      </w:r>
      <w:r>
        <w:t>Cent</w:t>
      </w:r>
      <w:ins w:id="3" w:author="David Storch" w:date="2022-02-23T10:24:00Z">
        <w:r w:rsidR="00322496">
          <w:t>e</w:t>
        </w:r>
      </w:ins>
      <w:r>
        <w:t>r</w:t>
      </w:r>
      <w:del w:id="4" w:author="David Storch" w:date="2022-02-23T10:24:00Z">
        <w:r w:rsidDel="00322496">
          <w:delText>e</w:delText>
        </w:r>
      </w:del>
      <w:r>
        <w:t xml:space="preserve"> for Theoretical Study, Charles University, Jilsk</w:t>
      </w:r>
      <w:ins w:id="5" w:author="David Storch" w:date="2022-02-23T10:24:00Z">
        <w:r w:rsidR="00322496">
          <w:t>á</w:t>
        </w:r>
      </w:ins>
      <w:del w:id="6" w:author="David Storch" w:date="2022-02-23T10:24:00Z">
        <w:r w:rsidDel="00322496">
          <w:delText>a´</w:delText>
        </w:r>
      </w:del>
      <w:r>
        <w:t xml:space="preserve"> 1, 110 00-CZ Praha 1, Czech Republic</w:t>
      </w:r>
    </w:p>
    <w:p w14:paraId="4EBEE7C7" w14:textId="591868F6" w:rsidR="00322496" w:rsidDel="00322496" w:rsidRDefault="00322496" w:rsidP="00DE0657">
      <w:pPr>
        <w:rPr>
          <w:del w:id="7" w:author="David Storch" w:date="2022-02-23T10:24:00Z"/>
        </w:rPr>
      </w:pPr>
      <w:ins w:id="8" w:author="David Storch" w:date="2022-02-23T10:24:00Z">
        <w:r>
          <w:rPr>
            <w:vertAlign w:val="superscript"/>
          </w:rPr>
          <w:t xml:space="preserve">5 </w:t>
        </w:r>
      </w:ins>
      <w:ins w:id="9" w:author="David Storch" w:date="2022-02-23T10:25:00Z">
        <w:r>
          <w:t xml:space="preserve">Department of ecology, Faculty of Science, </w:t>
        </w:r>
      </w:ins>
      <w:ins w:id="10" w:author="David Storch" w:date="2022-02-23T10:24:00Z">
        <w:r>
          <w:t xml:space="preserve">Charles University, </w:t>
        </w:r>
      </w:ins>
      <w:ins w:id="11" w:author="David Storch" w:date="2022-02-23T10:25:00Z">
        <w:r>
          <w:t>Viničná 7, 128 44 Praha 2,</w:t>
        </w:r>
      </w:ins>
      <w:ins w:id="12" w:author="David Storch" w:date="2022-02-23T10:24:00Z">
        <w:r>
          <w:t xml:space="preserve"> Czech Republic</w:t>
        </w:r>
      </w:ins>
    </w:p>
    <w:p w14:paraId="4C78EAA2" w14:textId="77777777" w:rsidR="002E671A" w:rsidRPr="00E577E1" w:rsidRDefault="0042697E" w:rsidP="00DE0657">
      <w:pPr>
        <w:spacing w:after="0"/>
        <w:rPr>
          <w:lang w:val="fr-FR"/>
        </w:rPr>
      </w:pPr>
      <w:r w:rsidRPr="00E577E1">
        <w:rPr>
          <w:lang w:val="fr-FR"/>
        </w:rPr>
        <w:t xml:space="preserve">* Correspondence : </w:t>
      </w:r>
    </w:p>
    <w:p w14:paraId="55CE3067" w14:textId="4DF7660B" w:rsidR="002E671A" w:rsidRPr="00987351" w:rsidRDefault="00B45A17" w:rsidP="00DE0657">
      <w:pPr>
        <w:spacing w:after="0"/>
        <w:rPr>
          <w:lang w:val="fr-FR"/>
        </w:rPr>
      </w:pPr>
      <w:r w:rsidRPr="00987351">
        <w:rPr>
          <w:lang w:val="fr-FR"/>
        </w:rPr>
        <w:t>Email:</w:t>
      </w:r>
      <w:r w:rsidR="0042697E" w:rsidRPr="00987351">
        <w:rPr>
          <w:lang w:val="fr-FR"/>
        </w:rPr>
        <w:t xml:space="preserve"> </w:t>
      </w:r>
      <w:r w:rsidR="00594203">
        <w:fldChar w:fldCharType="begin"/>
      </w:r>
      <w:r w:rsidR="00594203" w:rsidRPr="00781C32">
        <w:rPr>
          <w:lang w:val="fr-FR"/>
          <w:rPrChange w:id="13" w:author="Leroy Francois" w:date="2022-02-23T12:08:00Z">
            <w:rPr/>
          </w:rPrChange>
        </w:rPr>
        <w:instrText xml:space="preserve"> HYPERLINK "mailto:leroy@fzp.czu.cz" \h </w:instrText>
      </w:r>
      <w:r w:rsidR="00594203">
        <w:fldChar w:fldCharType="separate"/>
      </w:r>
      <w:r w:rsidR="0042697E" w:rsidRPr="00987351">
        <w:rPr>
          <w:color w:val="0563C1"/>
          <w:u w:val="single"/>
          <w:lang w:val="fr-FR"/>
        </w:rPr>
        <w:t>leroy@fzp.czu.cz</w:t>
      </w:r>
      <w:r w:rsidR="00594203">
        <w:rPr>
          <w:color w:val="0563C1"/>
          <w:u w:val="single"/>
          <w:lang w:val="fr-FR"/>
        </w:rPr>
        <w:fldChar w:fldCharType="end"/>
      </w:r>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8">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781C32" w:rsidRDefault="0042697E" w:rsidP="00DE0657">
      <w:pPr>
        <w:pStyle w:val="Heading1"/>
        <w:spacing w:line="480" w:lineRule="auto"/>
        <w:rPr>
          <w:lang w:val="en-US"/>
          <w:rPrChange w:id="14" w:author="Leroy Francois" w:date="2022-02-23T12:08:00Z">
            <w:rPr>
              <w:lang w:val="fr-FR"/>
            </w:rPr>
          </w:rPrChange>
        </w:rPr>
      </w:pPr>
      <w:r w:rsidRPr="00781C32">
        <w:rPr>
          <w:lang w:val="en-US"/>
          <w:rPrChange w:id="15" w:author="Leroy Francois" w:date="2022-02-23T12:08:00Z">
            <w:rPr>
              <w:lang w:val="fr-FR"/>
            </w:rPr>
          </w:rPrChange>
        </w:rPr>
        <w:lastRenderedPageBreak/>
        <w:t>Abstract</w:t>
      </w:r>
    </w:p>
    <w:p w14:paraId="3C6460FF" w14:textId="3745615D"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t>
      </w:r>
      <w:commentRangeStart w:id="16"/>
      <w:del w:id="17" w:author="Leroy Francois" w:date="2022-02-23T14:24:00Z">
        <w:r w:rsidDel="00CE31A1">
          <w:delText>We found 59 trends of 12 metrics resulting from averages over spatial replicates</w:delText>
        </w:r>
        <w:commentRangeEnd w:id="16"/>
        <w:r w:rsidR="00322496" w:rsidDel="00CE31A1">
          <w:rPr>
            <w:rStyle w:val="CommentReference"/>
          </w:rPr>
          <w:commentReference w:id="16"/>
        </w:r>
        <w:r w:rsidDel="00CE31A1">
          <w:delText>.</w:delText>
        </w:r>
      </w:del>
      <w:ins w:id="18" w:author="Leroy Francois" w:date="2022-02-23T14:24:00Z">
        <w:r w:rsidR="00CE31A1" w:rsidRPr="00CE31A1">
          <w:t xml:space="preserve"> </w:t>
        </w:r>
        <w:r w:rsidR="00CE31A1" w:rsidRPr="005A1642">
          <w:t>We found 59 trends of 12 metrics resulting from averaged temporal trends over spatial replicates.</w:t>
        </w:r>
        <w:r w:rsidR="00CE31A1">
          <w:t xml:space="preserve"> </w:t>
        </w:r>
      </w:ins>
      <w:del w:id="19" w:author="Leroy Francois" w:date="2022-02-23T14:24:00Z">
        <w:r w:rsidDel="00CE31A1">
          <w:delText xml:space="preserve"> </w:delText>
        </w:r>
      </w:del>
      <w:r>
        <w:t xml:space="preserve">There was a tendency of biodiversity metrics to increase at local and regional spatial scales, </w:t>
      </w:r>
      <w:commentRangeStart w:id="20"/>
      <w:r>
        <w:t>and to not increase globally</w:t>
      </w:r>
      <w:commentRangeEnd w:id="20"/>
      <w:r w:rsidR="00476A6A">
        <w:rPr>
          <w:rStyle w:val="CommentReference"/>
        </w:rPr>
        <w:commentReference w:id="20"/>
      </w:r>
      <w:r>
        <w:t>.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lastRenderedPageBreak/>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1DB91BB7" w:rsidR="002E671A" w:rsidRPr="00386A2C" w:rsidRDefault="0042697E" w:rsidP="00DE0657">
      <w:pPr>
        <w:rPr>
          <w:lang w:val="fr-FR"/>
        </w:rPr>
      </w:pPr>
      <w:r>
        <w:t xml:space="preserve">We have reasons to suspect that the global alteration of biodiversity due to anthropogenic </w:t>
      </w:r>
      <w:commentRangeStart w:id="21"/>
      <w:r>
        <w:t xml:space="preserve">stressors </w:t>
      </w:r>
      <w:commentRangeEnd w:id="21"/>
      <w:r w:rsidR="00B26039">
        <w:rPr>
          <w:rStyle w:val="CommentReference"/>
        </w:rPr>
        <w:commentReference w:id="21"/>
      </w:r>
      <w:r>
        <w:t xml:space="preserve">is unprecedented, and political goals have been declared in order to </w:t>
      </w:r>
      <w:commentRangeStart w:id="22"/>
      <w:r>
        <w:t xml:space="preserve">limit </w:t>
      </w:r>
      <w:commentRangeEnd w:id="22"/>
      <w:r w:rsidR="00B26039">
        <w:rPr>
          <w:rStyle w:val="CommentReference"/>
        </w:rPr>
        <w:commentReference w:id="22"/>
      </w:r>
      <w:r>
        <w:t>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lastRenderedPageBreak/>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lang w:val="cs-CZ" w:eastAsia="cs-CZ"/>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lang w:val="cs-CZ" w:eastAsia="cs-CZ"/>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A significant amount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29B065B5"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w:t>
      </w:r>
      <w:commentRangeStart w:id="23"/>
      <w:ins w:id="24" w:author="David Storch" w:date="2022-02-23T10:29:00Z">
        <w:del w:id="25" w:author="Leroy Francois" w:date="2022-02-23T14:25:00Z">
          <w:r w:rsidR="00B26039" w:rsidDel="000D3846">
            <w:delText xml:space="preserve">within the regions which were available </w:delText>
          </w:r>
        </w:del>
      </w:ins>
      <w:commentRangeEnd w:id="23"/>
      <w:ins w:id="26" w:author="David Storch" w:date="2022-02-23T10:30:00Z">
        <w:del w:id="27" w:author="Leroy Francois" w:date="2022-02-23T14:25:00Z">
          <w:r w:rsidR="00B26039" w:rsidDel="000D3846">
            <w:rPr>
              <w:rStyle w:val="CommentReference"/>
            </w:rPr>
            <w:commentReference w:id="23"/>
          </w:r>
        </w:del>
      </w:ins>
      <w:ins w:id="28" w:author="Leroy Francois" w:date="2022-02-23T14:25:00Z">
        <w:r w:rsidR="000D3846">
          <w:t xml:space="preserve"> within the studied regions </w:t>
        </w:r>
      </w:ins>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commentRangeStart w:id="29"/>
      <w:r>
        <w:t xml:space="preserve">messages </w:t>
      </w:r>
      <w:commentRangeEnd w:id="29"/>
      <w:r w:rsidR="00B26039">
        <w:rPr>
          <w:rStyle w:val="CommentReference"/>
        </w:rPr>
        <w:commentReference w:id="29"/>
      </w:r>
      <w:r>
        <w:t xml:space="preserve">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B99E606"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w:t>
      </w:r>
      <w:r w:rsidR="00096BE5" w:rsidRPr="003676DA">
        <w:rPr>
          <w:lang w:val="en-US"/>
        </w:rPr>
        <w:lastRenderedPageBreak/>
        <w:t xml:space="preserve">2021; Sauer </w:t>
      </w:r>
      <w:r w:rsidR="00237020" w:rsidRPr="003676DA">
        <w:rPr>
          <w:i/>
          <w:iCs/>
          <w:lang w:val="en-US"/>
        </w:rPr>
        <w:t>et al.</w:t>
      </w:r>
      <w:r w:rsidR="00096BE5" w:rsidRPr="003676DA">
        <w:rPr>
          <w:lang w:val="en-US"/>
        </w:rPr>
        <w:t>, 2013</w:t>
      </w:r>
      <w:ins w:id="30" w:author="David Storch" w:date="2022-02-23T10:32:00Z">
        <w:r w:rsidR="00B26039">
          <w:rPr>
            <w:lang w:val="en-US"/>
          </w:rPr>
          <w:t>,</w:t>
        </w:r>
      </w:ins>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ins w:id="31" w:author="David Storch" w:date="2022-02-23T10:32:00Z">
        <w:r w:rsidR="00B26039">
          <w:t>y</w:t>
        </w:r>
      </w:ins>
      <w:del w:id="32" w:author="David Storch" w:date="2022-02-23T10:32:00Z">
        <w:r w:rsidDel="00B26039">
          <w:delText>ies</w:delText>
        </w:r>
      </w:del>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 xml:space="preserve">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w:t>
      </w:r>
      <w:commentRangeStart w:id="33"/>
      <w:r>
        <w:t>𝛽-</w:t>
      </w:r>
      <w:commentRangeEnd w:id="33"/>
      <w:r w:rsidR="00B26039">
        <w:rPr>
          <w:rStyle w:val="CommentReference"/>
        </w:rPr>
        <w:commentReference w:id="33"/>
      </w:r>
      <w:r>
        <w:t>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pseudoreplication,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w:t>
      </w:r>
      <w:r w:rsidRPr="00DE0657">
        <w:rPr>
          <w:lang w:val="fr-FR"/>
        </w:rPr>
        <w:lastRenderedPageBreak/>
        <w:t xml:space="preserve">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2b,c).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lang w:val="cs-CZ" w:eastAsia="cs-CZ"/>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lang w:val="cs-CZ" w:eastAsia="cs-CZ"/>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lang w:val="cs-CZ" w:eastAsia="cs-CZ"/>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2047875" cy="1600200"/>
                          </a:xfrm>
                          <a:prstGeom prst="rect">
                            <a:avLst/>
                          </a:prstGeom>
                          <a:ln/>
                        </pic:spPr>
                      </pic:pic>
                    </a:graphicData>
                  </a:graphic>
                </wp:inline>
              </w:drawing>
            </w:r>
          </w:p>
        </w:tc>
      </w:tr>
    </w:tbl>
    <w:p w14:paraId="5200B455" w14:textId="29C3D07E" w:rsidR="002E671A" w:rsidRDefault="0042697E" w:rsidP="00206812">
      <w:r>
        <w:rPr>
          <w:b/>
          <w:i/>
        </w:rPr>
        <w:lastRenderedPageBreak/>
        <w:t>Figure 2</w:t>
      </w:r>
      <w:r>
        <w:rPr>
          <w:i/>
        </w:rPr>
        <w:t xml:space="preserve"> Temporal extents ranked by duration (a), </w:t>
      </w:r>
      <w:commentRangeStart w:id="34"/>
      <w:r>
        <w:rPr>
          <w:i/>
        </w:rPr>
        <w:t xml:space="preserve">and geographic extents (b, c) </w:t>
      </w:r>
      <w:commentRangeEnd w:id="34"/>
      <w:r w:rsidR="004803A1">
        <w:rPr>
          <w:rStyle w:val="CommentReference"/>
        </w:rPr>
        <w:commentReference w:id="34"/>
      </w:r>
      <w:r>
        <w:rPr>
          <w:i/>
        </w:rPr>
        <w:t>of 24 studies that we reviewed. 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and European-wide (</w:t>
      </w:r>
      <w:r w:rsidR="003676DA">
        <w:rPr>
          <w:i/>
        </w:rPr>
        <w:t xml:space="preserve">i.e. </w:t>
      </w:r>
      <w:r>
        <w:rPr>
          <w:i/>
        </w:rPr>
        <w:t xml:space="preserve">Pilotto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35" w:name="_q8e2z2misnj0" w:colFirst="0" w:colLast="0"/>
      <w:bookmarkEnd w:id="35"/>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36" w:name="_crf2au54vp24" w:colFirst="0" w:colLast="0"/>
      <w:bookmarkEnd w:id="36"/>
      <w:r>
        <w:t>Trends by metric</w:t>
      </w:r>
    </w:p>
    <w:p w14:paraId="4649137F" w14:textId="39F362CF"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37" w:name="_qvrwl3wa4yq2" w:colFirst="0" w:colLast="0"/>
      <w:bookmarkEnd w:id="37"/>
      <w:r>
        <w:lastRenderedPageBreak/>
        <w:t>Trends by spatial grain</w:t>
      </w:r>
    </w:p>
    <w:p w14:paraId="5FD3119A" w14:textId="6DC0FAE8" w:rsidR="002E671A" w:rsidRPr="00B40EC1" w:rsidRDefault="0042697E" w:rsidP="00206812">
      <w:r>
        <w:t>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𝛽-diversity is mainly increasing at local and regional grains and is stable at global scale.</w:t>
      </w:r>
    </w:p>
    <w:p w14:paraId="3F57255A" w14:textId="77777777" w:rsidR="002E671A" w:rsidRDefault="0042697E" w:rsidP="00206812">
      <w:r>
        <w:rPr>
          <w:b/>
          <w:i/>
          <w:noProof/>
          <w:lang w:val="cs-CZ" w:eastAsia="cs-CZ"/>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31200" cy="4305300"/>
                    </a:xfrm>
                    <a:prstGeom prst="rect">
                      <a:avLst/>
                    </a:prstGeom>
                    <a:ln/>
                  </pic:spPr>
                </pic:pic>
              </a:graphicData>
            </a:graphic>
          </wp:inline>
        </w:drawing>
      </w:r>
    </w:p>
    <w:p w14:paraId="0930C493" w14:textId="2DD8F46A"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w:t>
      </w:r>
      <w:ins w:id="38" w:author="Leroy Francois" w:date="2022-02-23T14:26:00Z">
        <w:r w:rsidR="00531503">
          <w:rPr>
            <w:i/>
          </w:rPr>
          <w:t xml:space="preserve">Note that each trend represents the average trend over multiple spatial </w:t>
        </w:r>
        <w:r w:rsidR="00531503">
          <w:rPr>
            <w:i/>
          </w:rPr>
          <w:lastRenderedPageBreak/>
          <w:t xml:space="preserve">replicates. </w:t>
        </w:r>
      </w:ins>
      <w:del w:id="39" w:author="Leroy Francois" w:date="2022-02-23T14:26:00Z">
        <w:r w:rsidDel="00531503">
          <w:rPr>
            <w:i/>
          </w:rPr>
          <w:delText xml:space="preserve">Note that each trend already </w:delText>
        </w:r>
        <w:commentRangeStart w:id="40"/>
        <w:r w:rsidDel="00531503">
          <w:rPr>
            <w:i/>
          </w:rPr>
          <w:delText>represents a summary over spatial replicates.</w:delText>
        </w:r>
        <w:commentRangeEnd w:id="40"/>
        <w:r w:rsidR="004803A1" w:rsidDel="00531503">
          <w:rPr>
            <w:rStyle w:val="CommentReference"/>
          </w:rPr>
          <w:commentReference w:id="40"/>
        </w:r>
        <w:r w:rsidDel="00531503">
          <w:rPr>
            <w:i/>
          </w:rPr>
          <w:delText xml:space="preserve"> </w:delText>
        </w:r>
      </w:del>
      <w:r>
        <w:rPr>
          <w:i/>
        </w:rPr>
        <w:t>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Heading1"/>
        <w:spacing w:line="480" w:lineRule="auto"/>
      </w:pPr>
      <w:bookmarkStart w:id="41" w:name="_9y5dfftdd10l" w:colFirst="0" w:colLast="0"/>
      <w:bookmarkEnd w:id="41"/>
      <w:r>
        <w:t>Discussion</w:t>
      </w:r>
    </w:p>
    <w:p w14:paraId="12F2D914" w14:textId="77777777" w:rsidR="002E671A" w:rsidRDefault="0042697E" w:rsidP="00B40EC1">
      <w:pPr>
        <w:pStyle w:val="Heading2"/>
        <w:spacing w:line="480" w:lineRule="auto"/>
      </w:pPr>
      <w:bookmarkStart w:id="42" w:name="_epq6tagnbh9n" w:colFirst="0" w:colLast="0"/>
      <w:bookmarkEnd w:id="42"/>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w:t>
      </w:r>
      <w:commentRangeStart w:id="43"/>
      <w:commentRangeStart w:id="44"/>
      <w:r>
        <w:t>gamma diversity</w:t>
      </w:r>
      <w:commentRangeEnd w:id="43"/>
      <w:r w:rsidR="003C2B14">
        <w:rPr>
          <w:rStyle w:val="CommentReference"/>
        </w:rPr>
        <w:commentReference w:id="43"/>
      </w:r>
      <w:commentRangeEnd w:id="44"/>
      <w:r w:rsidR="00DF1BA7">
        <w:rPr>
          <w:rStyle w:val="CommentReference"/>
        </w:rPr>
        <w:commentReference w:id="44"/>
      </w:r>
      <w:r>
        <w:t xml:space="preserve">) are mainly increasing. This is also the case of functional richness and phylogenetic diversity, which we found to be only reported increasing at local scales. </w:t>
      </w:r>
    </w:p>
    <w:p w14:paraId="549507EE" w14:textId="33C7AA17"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ins w:id="45" w:author="Leroy Francois" w:date="2022-02-23T14:28:00Z">
        <w:r w:rsidR="00DF7293">
          <w:t xml:space="preserve">Local </w:t>
        </w:r>
      </w:ins>
      <w:commentRangeStart w:id="46"/>
      <w:del w:id="47" w:author="Leroy Francois" w:date="2022-02-23T14:28:00Z">
        <w:r w:rsidDel="00DF7293">
          <w:delText xml:space="preserve">First, the local </w:delText>
        </w:r>
      </w:del>
      <w:r>
        <w:t xml:space="preserve">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commentRangeEnd w:id="46"/>
      <w:r w:rsidR="003C2B14">
        <w:rPr>
          <w:rStyle w:val="CommentReference"/>
        </w:rPr>
        <w:commentReference w:id="46"/>
      </w:r>
      <w:commentRangeStart w:id="48"/>
      <w:r>
        <w:t xml:space="preserve">Surprisingly, we found the temporal 𝛽-diversity at global scale to be </w:t>
      </w:r>
      <w:r>
        <w:lastRenderedPageBreak/>
        <w:t xml:space="preserve">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t>et al.</w:t>
      </w:r>
      <w:r w:rsidR="00AE1675" w:rsidRPr="00AE1675">
        <w:t>, 2015)</w:t>
      </w:r>
      <w:r w:rsidR="00AE1675">
        <w:fldChar w:fldCharType="end"/>
      </w:r>
      <w:r>
        <w:t xml:space="preserve">. </w:t>
      </w:r>
      <w:commentRangeEnd w:id="48"/>
      <w:r w:rsidR="00D5378D">
        <w:rPr>
          <w:rStyle w:val="CommentReference"/>
        </w:rPr>
        <w:commentReference w:id="48"/>
      </w:r>
      <w:r>
        <w:t>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221FFDA6" w:rsidR="002E671A" w:rsidRPr="00DE0657" w:rsidRDefault="0042697E" w:rsidP="00B40EC1">
      <w:r>
        <w:t xml:space="preserve">We suspect that the local increases of biodiversity </w:t>
      </w:r>
      <w:commentRangeStart w:id="49"/>
      <w:r>
        <w:t>could be temporary</w:t>
      </w:r>
      <w:commentRangeEnd w:id="49"/>
      <w:r w:rsidR="00D5378D">
        <w:rPr>
          <w:rStyle w:val="CommentReference"/>
        </w:rPr>
        <w:commentReference w:id="49"/>
      </w:r>
      <w:r>
        <w:t xml:space="preserve">.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w:t>
      </w:r>
      <w:ins w:id="50" w:author="Leroy Francois" w:date="2022-02-23T14:30:00Z">
        <w:r w:rsidR="00DF7293">
          <w:t xml:space="preserve">Another possibility is that communities are recovering from a previous decline driven by strong pressures on ecosystems during the mid-twentieth century (which is the start of most of the articles reviewed, Fig. 2a). </w:t>
        </w:r>
      </w:ins>
      <w:r>
        <w:t>Besides, we reported species-based, not population-based metrics (</w:t>
      </w:r>
      <w:r>
        <w:rPr>
          <w:i/>
        </w:rPr>
        <w:t>e.g.</w:t>
      </w:r>
      <w:r>
        <w:t xml:space="preserve"> multi-species indicators), and potentially other metrics (</w:t>
      </w:r>
      <w:r>
        <w:rPr>
          <w:i/>
        </w:rPr>
        <w:t>e.g.</w:t>
      </w:r>
      <w:r>
        <w:t xml:space="preserve"> trait-based indicators). We thus see an </w:t>
      </w:r>
      <w:r>
        <w:lastRenderedPageBreak/>
        <w:t xml:space="preserve">opportunity for future comparisons of trends of both species-based and non species-based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1" w:name="_8zrxchttwsgn" w:colFirst="0" w:colLast="0"/>
      <w:bookmarkEnd w:id="51"/>
      <w:r>
        <w:t xml:space="preserve">Issues of temporal grain </w:t>
      </w:r>
    </w:p>
    <w:p w14:paraId="4967F3DC" w14:textId="7DF55B4B"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bird </w:t>
      </w:r>
      <w:ins w:id="52" w:author="Leroy Francois" w:date="2022-02-23T14:30:00Z">
        <w:r w:rsidR="007707AF">
          <w:t>communities</w:t>
        </w:r>
        <w:r w:rsidR="007707AF" w:rsidDel="007707AF">
          <w:t xml:space="preserve"> </w:t>
        </w:r>
      </w:ins>
      <w:commentRangeStart w:id="53"/>
      <w:del w:id="54" w:author="Leroy Francois" w:date="2022-02-23T14:30:00Z">
        <w:r w:rsidDel="007707AF">
          <w:delText>populations</w:delText>
        </w:r>
        <w:r w:rsidR="005751D6" w:rsidDel="007707AF">
          <w:delText xml:space="preserve"> </w:delText>
        </w:r>
        <w:commentRangeEnd w:id="53"/>
        <w:r w:rsidR="00D5378D" w:rsidDel="007707AF">
          <w:rPr>
            <w:rStyle w:val="CommentReference"/>
          </w:rPr>
          <w:commentReference w:id="53"/>
        </w:r>
      </w:del>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61F7317D"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 xml:space="preserve">Fig. 1, the metric is computed by using all the samples in the red boxes). For instance, let's assume that a location is sampled twice a year during five minutes, and the species </w:t>
      </w:r>
      <w:commentRangeStart w:id="55"/>
      <w:r>
        <w:t>richness per year is computed by summing those two samples</w:t>
      </w:r>
      <w:commentRangeEnd w:id="55"/>
      <w:r w:rsidR="00D5378D">
        <w:rPr>
          <w:rStyle w:val="CommentReference"/>
        </w:rPr>
        <w:commentReference w:id="55"/>
      </w:r>
      <w:r>
        <w:t xml:space="preserve">. </w:t>
      </w:r>
      <w:commentRangeStart w:id="56"/>
      <w:r>
        <w:t>In this specific case the temporal grain of the metric is ten minutes (</w:t>
      </w:r>
      <w:r>
        <w:rPr>
          <w:i/>
        </w:rPr>
        <w:t xml:space="preserve">i.e. </w:t>
      </w:r>
      <w:r>
        <w:t xml:space="preserve">the sum of the two census periods). </w:t>
      </w:r>
      <w:commentRangeEnd w:id="56"/>
      <w:r w:rsidR="00D5378D">
        <w:rPr>
          <w:rStyle w:val="CommentReference"/>
        </w:rPr>
        <w:commentReference w:id="56"/>
      </w:r>
      <w:r>
        <w:t>However, this final temporal grain was seldom specified in the papers that we reviewed. Usually, only the lag was reported (</w:t>
      </w:r>
      <w:r>
        <w:rPr>
          <w:i/>
        </w:rPr>
        <w:t>i.e.</w:t>
      </w:r>
      <w:r>
        <w:t xml:space="preserve"> the time between two computations of the metric, Fig. 1a). </w:t>
      </w:r>
    </w:p>
    <w:p w14:paraId="79073DE9" w14:textId="77777777" w:rsidR="002E671A" w:rsidRDefault="0042697E" w:rsidP="00B40EC1">
      <w:r>
        <w:lastRenderedPageBreak/>
        <w:t xml:space="preserve">If one wants to study the temporal scaling of biodiversity trends, a clear assessment of the temporal grain needs to be done systematically. </w:t>
      </w:r>
      <w:commentRangeStart w:id="57"/>
      <w:r>
        <w:t>That is: if a biodiversity metric is computed by summing samples together, the temporal grain of samples is summed as well, and this sum should be considered as the final temporal grain of the metric (</w:t>
      </w:r>
      <w:r>
        <w:rPr>
          <w:i/>
        </w:rPr>
        <w:t xml:space="preserve">i.e. </w:t>
      </w:r>
      <w:r>
        <w:t xml:space="preserve">Fig. 1, sum of the temporal grains of the black dots in the red boxes). </w:t>
      </w:r>
      <w:commentRangeEnd w:id="57"/>
      <w:r w:rsidR="00D5378D">
        <w:rPr>
          <w:rStyle w:val="CommentReference"/>
        </w:rPr>
        <w:commentReference w:id="57"/>
      </w:r>
      <w:r>
        <w:t>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58" w:name="_8hb3cdukis79" w:colFirst="0" w:colLast="0"/>
      <w:bookmarkEnd w:id="58"/>
      <w:commentRangeStart w:id="59"/>
      <w:r>
        <w:t>Lack of spatial replication</w:t>
      </w:r>
      <w:commentRangeEnd w:id="59"/>
      <w:r w:rsidR="001512CA">
        <w:rPr>
          <w:rStyle w:val="CommentReference"/>
          <w:rFonts w:ascii="Times New Roman" w:eastAsia="Times New Roman" w:hAnsi="Times New Roman" w:cs="Times New Roman"/>
        </w:rPr>
        <w:commentReference w:id="59"/>
      </w:r>
    </w:p>
    <w:p w14:paraId="77AAB8CA" w14:textId="614652C3" w:rsidR="002E671A" w:rsidRDefault="00C2151B" w:rsidP="00B40EC1">
      <w:pPr>
        <w:spacing w:after="0"/>
      </w:pPr>
      <w:ins w:id="60" w:author="Leroy Francois" w:date="2022-02-23T14:36:00Z">
        <w:r>
          <w:t>In order to better understand the basic link between spatial scales and biodiversity trends, reporting a single trend can be misleading, as it can be driven by site-specific variables. Thus, w</w:t>
        </w:r>
      </w:ins>
      <w:del w:id="61" w:author="Leroy Francois" w:date="2022-02-23T14:36:00Z">
        <w:r w:rsidR="0042697E" w:rsidDel="00C2151B">
          <w:delText>W</w:delText>
        </w:r>
      </w:del>
      <w:r w:rsidR="0042697E">
        <w:t xml:space="preserve">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w:t>
      </w:r>
      <w:r w:rsidR="0042697E">
        <w:lastRenderedPageBreak/>
        <w:t>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62" w:name="_60ek0wdm5dpz" w:colFirst="0" w:colLast="0"/>
      <w:bookmarkEnd w:id="62"/>
      <w:r>
        <w:t xml:space="preserve">Lack of spatio-temporal coverage. </w:t>
      </w:r>
    </w:p>
    <w:p w14:paraId="06393F4C" w14:textId="66184631"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commentRangeStart w:id="63"/>
      <w:r>
        <w:t>Yet, local biodiversity dynamics in Europe and North America is not representative of local dynamics on other continents</w:t>
      </w:r>
      <w:ins w:id="64" w:author="Leroy Francois" w:date="2022-02-23T14:51:00Z">
        <w:r w:rsidR="006B3A28">
          <w:t xml:space="preserve">. </w:t>
        </w:r>
      </w:ins>
      <w:ins w:id="65" w:author="Leroy Francois" w:date="2022-02-23T15:08:00Z">
        <w:r w:rsidR="005C2F13">
          <w:t>Actually, w</w:t>
        </w:r>
      </w:ins>
      <w:ins w:id="66" w:author="Leroy Francois" w:date="2022-02-23T14:51:00Z">
        <w:r w:rsidR="006B3A28">
          <w:t xml:space="preserve">e have reasons to think that the dominant increase of biodiversity </w:t>
        </w:r>
        <w:r w:rsidR="006B3A28">
          <w:lastRenderedPageBreak/>
          <w:t>reported here</w:t>
        </w:r>
      </w:ins>
      <w:ins w:id="67" w:author="Leroy Francois" w:date="2022-02-23T15:08:00Z">
        <w:r w:rsidR="000C3CFA">
          <w:t xml:space="preserve"> </w:t>
        </w:r>
      </w:ins>
      <w:ins w:id="68" w:author="Leroy Francois" w:date="2022-02-23T14:51:00Z">
        <w:r w:rsidR="006B3A28">
          <w:t xml:space="preserve">applies only on north hemisphere due to climate change and temperature increase that impact positively species richness (species-energy relationship, </w:t>
        </w:r>
        <w:r w:rsidR="006B3A28" w:rsidRPr="00031E48">
          <w:fldChar w:fldCharType="begin"/>
        </w:r>
        <w:r w:rsidR="006B3A2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6B3A28" w:rsidRPr="00031E48">
          <w:fldChar w:fldCharType="separate"/>
        </w:r>
        <w:r w:rsidR="006B3A28" w:rsidRPr="00031E48">
          <w:t xml:space="preserve">Currie, 1991; Storch &amp; Gaston, 2004; Whittaker </w:t>
        </w:r>
        <w:r w:rsidR="006B3A28" w:rsidRPr="00EA66A6">
          <w:rPr>
            <w:i/>
            <w:iCs/>
          </w:rPr>
          <w:t>et al.</w:t>
        </w:r>
        <w:r w:rsidR="006B3A28" w:rsidRPr="00031E48">
          <w:t>, 2001)</w:t>
        </w:r>
        <w:r w:rsidR="006B3A28" w:rsidRPr="00031E48">
          <w:fldChar w:fldCharType="end"/>
        </w:r>
        <w:r w:rsidR="006B3A28">
          <w:t xml:space="preserve">. Thus, </w:t>
        </w:r>
      </w:ins>
      <w:r>
        <w:t xml:space="preserve"> </w:t>
      </w:r>
      <w:commentRangeEnd w:id="63"/>
      <w:r w:rsidR="001512CA">
        <w:rPr>
          <w:rStyle w:val="CommentReference"/>
        </w:rPr>
        <w:commentReference w:id="63"/>
      </w:r>
      <w:del w:id="69" w:author="Leroy Francois" w:date="2022-02-23T14:51:00Z">
        <w:r w:rsidDel="006B3A28">
          <w:delText>and</w:delText>
        </w:r>
      </w:del>
      <w:r>
        <w:t xml:space="preserve"> studies of biodiversity trends at several spatio-temporal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70" w:name="_u4vx3q5nr6lj" w:colFirst="0" w:colLast="0"/>
      <w:bookmarkEnd w:id="70"/>
      <w:commentRangeStart w:id="71"/>
      <w:r>
        <w:t>Conclusion</w:t>
      </w:r>
      <w:commentRangeEnd w:id="71"/>
      <w:r w:rsidR="001512CA">
        <w:rPr>
          <w:rStyle w:val="CommentReference"/>
          <w:rFonts w:ascii="Times New Roman" w:eastAsia="Times New Roman" w:hAnsi="Times New Roman" w:cs="Times New Roman"/>
        </w:rPr>
        <w:commentReference w:id="71"/>
      </w:r>
    </w:p>
    <w:p w14:paraId="28624DBD" w14:textId="76AE0F48"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r>
        <w:rPr>
          <w:i/>
        </w:rPr>
        <w:t xml:space="preserve">i.e. </w:t>
      </w:r>
      <w:r>
        <w:t xml:space="preserve">mainly increases) and </w:t>
      </w:r>
      <w:commentRangeStart w:id="72"/>
      <w:commentRangeStart w:id="73"/>
      <w:r>
        <w:t>global (</w:t>
      </w:r>
      <w:r>
        <w:rPr>
          <w:i/>
        </w:rPr>
        <w:t xml:space="preserve">i.e. </w:t>
      </w:r>
      <w:r>
        <w:t>no increase)</w:t>
      </w:r>
      <w:commentRangeEnd w:id="72"/>
      <w:r w:rsidR="001512CA">
        <w:rPr>
          <w:rStyle w:val="CommentReference"/>
        </w:rPr>
        <w:commentReference w:id="72"/>
      </w:r>
      <w:commentRangeEnd w:id="73"/>
      <w:r w:rsidR="00754110">
        <w:rPr>
          <w:rStyle w:val="CommentReference"/>
        </w:rPr>
        <w:commentReference w:id="73"/>
      </w:r>
      <w:r>
        <w:t xml:space="preserve"> spatial scales. </w:t>
      </w:r>
      <w:commentRangeStart w:id="74"/>
      <w:commentRangeStart w:id="75"/>
      <w:r>
        <w:t xml:space="preserve">Thus, increases of species richness at local and regional scales should not be interpreted as ecosystems </w:t>
      </w:r>
      <w:r w:rsidR="005564F7">
        <w:t>well-being</w:t>
      </w:r>
      <w:r>
        <w:t xml:space="preserve"> without considering the global species richness decline.</w:t>
      </w:r>
      <w:commentRangeEnd w:id="74"/>
      <w:r w:rsidR="001512CA">
        <w:rPr>
          <w:rStyle w:val="CommentReference"/>
        </w:rPr>
        <w:commentReference w:id="74"/>
      </w:r>
      <w:commentRangeEnd w:id="75"/>
      <w:r w:rsidR="00CD6963">
        <w:rPr>
          <w:rStyle w:val="CommentReference"/>
        </w:rPr>
        <w:commentReference w:id="75"/>
      </w:r>
      <w:r>
        <w:t xml:space="preserve"> </w:t>
      </w:r>
      <w:commentRangeStart w:id="76"/>
      <w:r>
        <w:t xml:space="preserve">Moreover, we have reasons to think </w:t>
      </w:r>
      <w:ins w:id="77" w:author="Leroy Francois" w:date="2022-02-23T15:03:00Z">
        <w:r w:rsidR="00505FA0">
          <w:t xml:space="preserve">that </w:t>
        </w:r>
      </w:ins>
      <w:ins w:id="78" w:author="Leroy Francois" w:date="2022-02-23T15:00:00Z">
        <w:r w:rsidR="00F5024E">
          <w:t>anthropogenic di</w:t>
        </w:r>
      </w:ins>
      <w:ins w:id="79" w:author="Leroy Francois" w:date="2022-02-23T15:01:00Z">
        <w:r w:rsidR="00F5024E">
          <w:t>sturbances drive local biodiversity trends which are either recovering from previous disturbances or b</w:t>
        </w:r>
      </w:ins>
      <w:ins w:id="80" w:author="Leroy Francois" w:date="2022-02-23T15:02:00Z">
        <w:r w:rsidR="00F5024E">
          <w:t xml:space="preserve">eing impacted by current ones. </w:t>
        </w:r>
      </w:ins>
      <w:del w:id="81" w:author="Leroy Francois" w:date="2022-02-23T15:00:00Z">
        <w:r w:rsidDel="00F5024E">
          <w:delText xml:space="preserve">that these local trends of biodiversity </w:delText>
        </w:r>
      </w:del>
      <w:del w:id="82" w:author="Leroy Francois" w:date="2022-02-23T14:55:00Z">
        <w:r w:rsidDel="00CD6963">
          <w:delText xml:space="preserve">reflect </w:delText>
        </w:r>
      </w:del>
      <w:del w:id="83" w:author="Leroy Francois" w:date="2022-02-23T15:00:00Z">
        <w:r w:rsidDel="00F5024E">
          <w:delText>anthropogenic disturbances.</w:delText>
        </w:r>
        <w:commentRangeEnd w:id="76"/>
        <w:r w:rsidR="001512CA" w:rsidDel="00F5024E">
          <w:rPr>
            <w:rStyle w:val="CommentReference"/>
          </w:rPr>
          <w:commentReference w:id="76"/>
        </w:r>
        <w:r w:rsidDel="00F5024E">
          <w:delText xml:space="preserve"> </w:delText>
        </w:r>
      </w:del>
      <w:r w:rsidR="005564F7">
        <w:t>Unfortunately, l</w:t>
      </w:r>
      <w:r>
        <w:t xml:space="preserve">ittle is known about the resilience of bird </w:t>
      </w:r>
      <w:r w:rsidR="005564F7">
        <w:t>biodiversity</w:t>
      </w:r>
      <w:del w:id="84" w:author="Leroy Francois" w:date="2022-02-23T15:05:00Z">
        <w:r w:rsidR="005564F7" w:rsidDel="006478CA">
          <w:delText>,</w:delText>
        </w:r>
        <w:r w:rsidDel="006478CA">
          <w:delText xml:space="preserve"> and one could worry about the reversibility of these changes</w:delText>
        </w:r>
      </w:del>
      <w:r>
        <w:t xml:space="preserve">. Besides, temporal grain of the metrics has either been confused with the temporal grain of the sampling plan, or not properly considered at all, and this needs to be addressed. Finally, the gaps in spatio-temporal coverage need to be filled with more </w:t>
      </w:r>
      <w:r w:rsidR="005564F7">
        <w:t>data or</w:t>
      </w:r>
      <w:r>
        <w:t xml:space="preserve"> interpolated over by models. We hope that this review improves the current knowledge on spatio-temporal scaling </w:t>
      </w:r>
      <w:r>
        <w:lastRenderedPageBreak/>
        <w:t xml:space="preserve">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t>Acknowledgments</w:t>
      </w:r>
    </w:p>
    <w:p w14:paraId="7DE6FB00" w14:textId="7E7DF52E" w:rsidR="00987351" w:rsidRPr="00987351" w:rsidRDefault="00987351" w:rsidP="00987351">
      <w:r>
        <w:t xml:space="preserve">This work was supported by the REES </w:t>
      </w:r>
      <w:r w:rsidR="007579BD">
        <w:t xml:space="preserve">grant </w:t>
      </w:r>
      <w:r>
        <w:t xml:space="preserve">of the Czech University of Life Sciences in Prague to P.K and F.L. </w:t>
      </w:r>
      <w:commentRangeStart w:id="85"/>
      <w:ins w:id="86" w:author="David Storch" w:date="2022-02-23T11:24:00Z">
        <w:r w:rsidR="001512CA">
          <w:t>D.S. was supported by the Czech Science Foundation</w:t>
        </w:r>
      </w:ins>
      <w:ins w:id="87" w:author="David Storch" w:date="2022-02-23T11:25:00Z">
        <w:r w:rsidR="001512CA">
          <w:t xml:space="preserve"> (grant no. 20-29554X).</w:t>
        </w:r>
        <w:commentRangeEnd w:id="85"/>
        <w:r w:rsidR="001512CA">
          <w:rPr>
            <w:rStyle w:val="CommentReference"/>
          </w:rPr>
          <w:commentReference w:id="85"/>
        </w:r>
      </w:ins>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88" w:name="_bxf3juex4006" w:colFirst="0" w:colLast="0"/>
      <w:bookmarkStart w:id="89" w:name="_mukbd63zvb66" w:colFirst="0" w:colLast="0"/>
      <w:bookmarkEnd w:id="88"/>
      <w:bookmarkEnd w:id="89"/>
    </w:p>
    <w:p w14:paraId="238AC331" w14:textId="325392B8" w:rsidR="008127C5" w:rsidRDefault="008127C5"/>
    <w:p w14:paraId="4B3061B4" w14:textId="25BEAC60" w:rsidR="008127C5" w:rsidRDefault="008127C5"/>
    <w:p w14:paraId="1EE7AD7A" w14:textId="77777777" w:rsidR="008127C5" w:rsidRDefault="008127C5"/>
    <w:p w14:paraId="16604981" w14:textId="77777777" w:rsidR="002E671A" w:rsidRDefault="0042697E">
      <w:pPr>
        <w:pStyle w:val="Title"/>
      </w:pPr>
      <w:bookmarkStart w:id="90" w:name="_xxrqwfm9by0x" w:colFirst="0" w:colLast="0"/>
      <w:bookmarkEnd w:id="90"/>
      <w:r>
        <w:t>Appendices</w:t>
      </w:r>
    </w:p>
    <w:p w14:paraId="06F0A086" w14:textId="77777777" w:rsidR="002E671A" w:rsidRDefault="0042697E">
      <w:pPr>
        <w:spacing w:line="276" w:lineRule="auto"/>
      </w:pPr>
      <w:r>
        <w:rPr>
          <w:noProof/>
          <w:lang w:val="cs-CZ" w:eastAsia="cs-CZ"/>
        </w:rPr>
        <w:lastRenderedPageBreak/>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731200" cy="4305300"/>
                    </a:xfrm>
                    <a:prstGeom prst="rect">
                      <a:avLst/>
                    </a:prstGeom>
                    <a:ln/>
                  </pic:spPr>
                </pic:pic>
              </a:graphicData>
            </a:graphic>
          </wp:inline>
        </w:drawing>
      </w:r>
    </w:p>
    <w:p w14:paraId="584AF32B" w14:textId="3903918C" w:rsidR="002E671A" w:rsidRDefault="0042697E" w:rsidP="00992016">
      <w:pPr>
        <w:rPr>
          <w:i/>
        </w:rPr>
      </w:pPr>
      <w:r>
        <w:rPr>
          <w:b/>
        </w:rPr>
        <w:t>Supplementary Figure 1</w:t>
      </w:r>
      <w:r w:rsidR="00340111">
        <w:rPr>
          <w:b/>
        </w:rPr>
        <w:t xml:space="preserve"> (in colours)</w:t>
      </w:r>
      <w:r>
        <w:rPr>
          <w:b/>
        </w:rPr>
        <w:t>:</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dataset, but come from different studies; this is a potential source of pseudoreplication. For summary of trends that accounts for this pseudoreplication see Fig. 3. Abbreviations: </w:t>
      </w:r>
      <w:r>
        <w:rPr>
          <w:i/>
        </w:rPr>
        <w:t>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Default="0042697E">
      <w:r>
        <w:rPr>
          <w:b/>
        </w:rPr>
        <w:lastRenderedPageBreak/>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20"/>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avid Storch" w:date="2022-02-23T11:26:00Z" w:initials="DS">
    <w:p w14:paraId="4370B616" w14:textId="54344471" w:rsidR="00322496" w:rsidRDefault="00322496">
      <w:pPr>
        <w:pStyle w:val="CommentText"/>
      </w:pPr>
      <w:r>
        <w:rPr>
          <w:rStyle w:val="CommentReference"/>
        </w:rPr>
        <w:annotationRef/>
      </w:r>
      <w:r>
        <w:t>This is not entirely clear – how the averaging has been made?</w:t>
      </w:r>
      <w:r w:rsidR="00476A6A">
        <w:t xml:space="preserve"> Could it be clarified?</w:t>
      </w:r>
    </w:p>
  </w:comment>
  <w:comment w:id="20" w:author="David Storch" w:date="2022-02-23T11:26:00Z" w:initials="DS">
    <w:p w14:paraId="1A90D1E4" w14:textId="52E2F0D1" w:rsidR="00476A6A" w:rsidRDefault="00476A6A">
      <w:pPr>
        <w:pStyle w:val="CommentText"/>
      </w:pPr>
      <w:r>
        <w:rPr>
          <w:rStyle w:val="CommentReference"/>
        </w:rPr>
        <w:annotationRef/>
      </w:r>
      <w:r>
        <w:t>This sounds obvious; it follows just from the fact that the only process which increases global richness is speciation, and it is very slow.</w:t>
      </w:r>
    </w:p>
  </w:comment>
  <w:comment w:id="21" w:author="David Storch" w:date="2022-02-23T11:26:00Z" w:initials="DS">
    <w:p w14:paraId="6B1161BA" w14:textId="7927C827" w:rsidR="00B26039" w:rsidRDefault="00B26039">
      <w:pPr>
        <w:pStyle w:val="CommentText"/>
      </w:pPr>
      <w:r>
        <w:rPr>
          <w:rStyle w:val="CommentReference"/>
        </w:rPr>
        <w:annotationRef/>
      </w:r>
      <w:r>
        <w:t>Rather “pressures”?</w:t>
      </w:r>
    </w:p>
  </w:comment>
  <w:comment w:id="22" w:author="David Storch" w:date="2022-02-23T11:26:00Z" w:initials="DS">
    <w:p w14:paraId="5A66294D" w14:textId="2CC892A9" w:rsidR="00B26039" w:rsidRDefault="00B26039">
      <w:pPr>
        <w:pStyle w:val="CommentText"/>
      </w:pPr>
      <w:r>
        <w:rPr>
          <w:rStyle w:val="CommentReference"/>
        </w:rPr>
        <w:annotationRef/>
      </w:r>
      <w:r>
        <w:t>Rather “mitigate”?</w:t>
      </w:r>
    </w:p>
  </w:comment>
  <w:comment w:id="23" w:author="David Storch" w:date="2022-02-23T11:26:00Z" w:initials="DS">
    <w:p w14:paraId="2817A1CC" w14:textId="09D00151" w:rsidR="00B26039" w:rsidRDefault="00B26039">
      <w:pPr>
        <w:pStyle w:val="CommentText"/>
      </w:pPr>
      <w:r>
        <w:rPr>
          <w:rStyle w:val="CommentReference"/>
        </w:rPr>
        <w:annotationRef/>
      </w:r>
      <w:r>
        <w:t>I feel that something like this should be added, as it may be an artefact of much better care for nature in the northern hemisphere, alnd also of the increase of temperature which positively affects species richness of higher latitudes.</w:t>
      </w:r>
    </w:p>
  </w:comment>
  <w:comment w:id="29" w:author="David Storch" w:date="2022-02-23T11:26:00Z" w:initials="DS">
    <w:p w14:paraId="7E266436" w14:textId="46E30231" w:rsidR="00B26039" w:rsidRDefault="00B26039">
      <w:pPr>
        <w:pStyle w:val="CommentText"/>
      </w:pPr>
      <w:r>
        <w:rPr>
          <w:rStyle w:val="CommentReference"/>
        </w:rPr>
        <w:annotationRef/>
      </w:r>
      <w:r>
        <w:t>Rather “conclusions”?</w:t>
      </w:r>
    </w:p>
  </w:comment>
  <w:comment w:id="33" w:author="David Storch" w:date="2022-02-23T11:26:00Z" w:initials="DS">
    <w:p w14:paraId="4D7494C7" w14:textId="144D7F65" w:rsidR="00B26039" w:rsidRPr="005911AD" w:rsidRDefault="00B26039">
      <w:pPr>
        <w:pStyle w:val="CommentText"/>
        <w:rPr>
          <w:lang w:val="fr-FR"/>
        </w:rPr>
      </w:pPr>
      <w:r>
        <w:rPr>
          <w:rStyle w:val="CommentReference"/>
        </w:rPr>
        <w:annotationRef/>
      </w:r>
      <w:r w:rsidR="00A54FF4">
        <w:t>In my version, “beta” is not properly printed; please check it when submitting.</w:t>
      </w:r>
    </w:p>
  </w:comment>
  <w:comment w:id="34" w:author="David Storch" w:date="2022-02-23T11:26:00Z" w:initials="DS">
    <w:p w14:paraId="15E45977" w14:textId="3E4385E1" w:rsidR="004803A1" w:rsidRDefault="004803A1">
      <w:pPr>
        <w:pStyle w:val="CommentText"/>
      </w:pPr>
      <w:r>
        <w:rPr>
          <w:rStyle w:val="CommentReference"/>
        </w:rPr>
        <w:annotationRef/>
      </w:r>
      <w:r>
        <w:t>This needs some more explanation, it is not clear at all what the different size of the birds actually means.</w:t>
      </w:r>
    </w:p>
  </w:comment>
  <w:comment w:id="40" w:author="David Storch" w:date="2022-02-23T11:26:00Z" w:initials="DS">
    <w:p w14:paraId="566F471F" w14:textId="522AC662" w:rsidR="004803A1" w:rsidRDefault="004803A1">
      <w:pPr>
        <w:pStyle w:val="CommentText"/>
      </w:pPr>
      <w:r>
        <w:rPr>
          <w:rStyle w:val="CommentReference"/>
        </w:rPr>
        <w:annotationRef/>
      </w:r>
      <w:r>
        <w:t>I do not understand it – in fact it was not clear to me from the beginning how the overall trend from many replicates has been established.</w:t>
      </w:r>
    </w:p>
  </w:comment>
  <w:comment w:id="43" w:author="David Storch" w:date="2022-02-23T11:26:00Z" w:initials="DS">
    <w:p w14:paraId="19EF666D" w14:textId="55AC1438" w:rsidR="003C2B14" w:rsidRDefault="003C2B14">
      <w:pPr>
        <w:pStyle w:val="CommentText"/>
      </w:pPr>
      <w:r>
        <w:rPr>
          <w:rStyle w:val="CommentReference"/>
        </w:rPr>
        <w:annotationRef/>
      </w:r>
      <w:r>
        <w:t>How can gamma diversity refer to local grains???</w:t>
      </w:r>
    </w:p>
  </w:comment>
  <w:comment w:id="44" w:author="Leroy Francois" w:date="2022-02-23T14:27:00Z" w:initials="LF">
    <w:p w14:paraId="44913B83" w14:textId="77777777" w:rsidR="00DF1BA7" w:rsidRDefault="00DF1BA7" w:rsidP="00937302">
      <w:pPr>
        <w:pStyle w:val="CommentText"/>
        <w:jc w:val="left"/>
      </w:pPr>
      <w:r>
        <w:rPr>
          <w:rStyle w:val="CommentReference"/>
        </w:rPr>
        <w:annotationRef/>
      </w:r>
      <w:r>
        <w:rPr>
          <w:lang w:val="en-US"/>
        </w:rPr>
        <w:t>Scale is below the 50*50 Km used here to define local and regional scales</w:t>
      </w:r>
    </w:p>
  </w:comment>
  <w:comment w:id="46" w:author="David Storch" w:date="2022-02-23T11:26:00Z" w:initials="DS">
    <w:p w14:paraId="7D269531" w14:textId="12A4D7A0" w:rsidR="003C2B14" w:rsidRDefault="003C2B14">
      <w:pPr>
        <w:pStyle w:val="CommentText"/>
      </w:pPr>
      <w:r>
        <w:rPr>
          <w:rStyle w:val="CommentReference"/>
        </w:rPr>
        <w:annotationRef/>
      </w:r>
      <w:r>
        <w:t>This is unclear.</w:t>
      </w:r>
      <w:r w:rsidR="00D5378D">
        <w:t xml:space="preserve"> Why this would indicate human-induced changes?</w:t>
      </w:r>
    </w:p>
  </w:comment>
  <w:comment w:id="48" w:author="David Storch" w:date="2022-02-23T11:26:00Z" w:initials="DS">
    <w:p w14:paraId="6EB046BE" w14:textId="7985E4FF" w:rsidR="00D5378D" w:rsidRDefault="00D5378D">
      <w:pPr>
        <w:pStyle w:val="CommentText"/>
      </w:pPr>
      <w:r>
        <w:rPr>
          <w:rStyle w:val="CommentReference"/>
        </w:rPr>
        <w:annotationRef/>
      </w:r>
      <w:r>
        <w:t>So is this an argument for or against human-induced changes?</w:t>
      </w:r>
    </w:p>
  </w:comment>
  <w:comment w:id="49" w:author="David Storch" w:date="2022-02-23T11:26:00Z" w:initials="DS">
    <w:p w14:paraId="261552F1" w14:textId="7C7D3D88" w:rsidR="00D5378D" w:rsidRDefault="00D5378D">
      <w:pPr>
        <w:pStyle w:val="CommentText"/>
      </w:pPr>
      <w:r>
        <w:rPr>
          <w:rStyle w:val="CommentReference"/>
        </w:rPr>
        <w:annotationRef/>
      </w:r>
      <w:r>
        <w:t>Could, but may not be. I think it is necessary to mention that a serious possibility is that many populations and communities actually recover from a previous decline driven by very strong pressure on nature in mid-twentieth century (shooting, industrialization, DDT etc. etc.).</w:t>
      </w:r>
    </w:p>
  </w:comment>
  <w:comment w:id="53" w:author="David Storch" w:date="2022-02-23T11:26:00Z" w:initials="DS">
    <w:p w14:paraId="74D6C5E8" w14:textId="34FA682D" w:rsidR="00D5378D" w:rsidRDefault="00D5378D">
      <w:pPr>
        <w:pStyle w:val="CommentText"/>
      </w:pPr>
      <w:r>
        <w:rPr>
          <w:rStyle w:val="CommentReference"/>
        </w:rPr>
        <w:annotationRef/>
      </w:r>
      <w:r>
        <w:t>Why populations? STR concerns by definition the whole communities.</w:t>
      </w:r>
    </w:p>
  </w:comment>
  <w:comment w:id="55" w:author="David Storch" w:date="2022-02-23T11:26:00Z" w:initials="DS">
    <w:p w14:paraId="7A240BD3" w14:textId="6875A7F3" w:rsidR="00D5378D" w:rsidRDefault="00D5378D">
      <w:pPr>
        <w:pStyle w:val="CommentText"/>
      </w:pPr>
      <w:r>
        <w:rPr>
          <w:rStyle w:val="CommentReference"/>
        </w:rPr>
        <w:annotationRef/>
      </w:r>
      <w:r>
        <w:t>I think this is confusing – species richness of two samples is not the sum ofv species richnesses of each sample. We should rather speak about “combining” or somethink like it, rather than “summing”.</w:t>
      </w:r>
    </w:p>
  </w:comment>
  <w:comment w:id="56" w:author="David Storch" w:date="2022-02-23T11:26:00Z" w:initials="DS">
    <w:p w14:paraId="57E18C75" w14:textId="3F83DEAF" w:rsidR="00D5378D" w:rsidRDefault="00D5378D">
      <w:pPr>
        <w:pStyle w:val="CommentText"/>
      </w:pPr>
      <w:r>
        <w:rPr>
          <w:rStyle w:val="CommentReference"/>
        </w:rPr>
        <w:annotationRef/>
      </w:r>
      <w:r>
        <w:t>And here I am confused again. I ubnderstand the logic, but one could argue that grain also depend on the distance between the samples, as the larger distance would certainly lead to higher richness. But perhaps we do not want to go to these intricacies.</w:t>
      </w:r>
    </w:p>
  </w:comment>
  <w:comment w:id="57" w:author="David Storch" w:date="2022-02-23T11:26:00Z" w:initials="DS">
    <w:p w14:paraId="5581F573" w14:textId="4D7F4580" w:rsidR="00D5378D" w:rsidRDefault="00D5378D">
      <w:pPr>
        <w:pStyle w:val="CommentText"/>
      </w:pPr>
      <w:r>
        <w:rPr>
          <w:rStyle w:val="CommentReference"/>
        </w:rPr>
        <w:annotationRef/>
      </w:r>
      <w:r>
        <w:t>Again: Typically not summing.</w:t>
      </w:r>
    </w:p>
  </w:comment>
  <w:comment w:id="59" w:author="David Storch" w:date="2022-02-23T11:26:00Z" w:initials="DS">
    <w:p w14:paraId="193D4908" w14:textId="7FABC132" w:rsidR="001512CA" w:rsidRDefault="001512CA">
      <w:pPr>
        <w:pStyle w:val="CommentText"/>
      </w:pPr>
      <w:r>
        <w:rPr>
          <w:rStyle w:val="CommentReference"/>
        </w:rPr>
        <w:annotationRef/>
      </w:r>
      <w:r>
        <w:t>In fact, I am not completely sure the spatial replication is well justified. Why is it so important? Just because one trend is not too nuch. I think this would require a sentence or two.</w:t>
      </w:r>
    </w:p>
  </w:comment>
  <w:comment w:id="63" w:author="David Storch" w:date="2022-02-23T11:26:00Z" w:initials="DS">
    <w:p w14:paraId="6BCBDF6C" w14:textId="5A833613" w:rsidR="001512CA" w:rsidRDefault="001512CA">
      <w:pPr>
        <w:pStyle w:val="CommentText"/>
      </w:pPr>
      <w:r>
        <w:rPr>
          <w:rStyle w:val="CommentReference"/>
        </w:rPr>
        <w:annotationRef/>
      </w:r>
      <w:r>
        <w:t>Indeed, and also here I would stress that it can be the actual cause of the increasing trends.</w:t>
      </w:r>
    </w:p>
  </w:comment>
  <w:comment w:id="71" w:author="David Storch" w:date="2022-02-23T11:26:00Z" w:initials="DS">
    <w:p w14:paraId="341ADC75" w14:textId="5A5C0B36" w:rsidR="001512CA" w:rsidRDefault="001512CA">
      <w:pPr>
        <w:pStyle w:val="CommentText"/>
      </w:pPr>
      <w:r>
        <w:rPr>
          <w:rStyle w:val="CommentReference"/>
        </w:rPr>
        <w:annotationRef/>
      </w:r>
      <w:r>
        <w:t>As you can see, I have some problems with it.</w:t>
      </w:r>
    </w:p>
  </w:comment>
  <w:comment w:id="72" w:author="David Storch" w:date="2022-02-23T11:26:00Z" w:initials="DS">
    <w:p w14:paraId="72E999F7" w14:textId="7B551067" w:rsidR="001512CA" w:rsidRDefault="001512CA">
      <w:pPr>
        <w:pStyle w:val="CommentText"/>
      </w:pPr>
      <w:r>
        <w:rPr>
          <w:rStyle w:val="CommentReference"/>
        </w:rPr>
        <w:annotationRef/>
      </w:r>
      <w:r>
        <w:t>Yes, but this follows almost from the definition – while local diversity can BOTH decrease and increase, global cannot increase within these temporal extents. So the difference follows from this asymmetry.</w:t>
      </w:r>
    </w:p>
  </w:comment>
  <w:comment w:id="73" w:author="Leroy Francois" w:date="2022-02-23T14:54:00Z" w:initials="LF">
    <w:p w14:paraId="3D589DAF" w14:textId="77777777" w:rsidR="00754110" w:rsidRDefault="00754110" w:rsidP="002B720B">
      <w:pPr>
        <w:pStyle w:val="CommentText"/>
        <w:jc w:val="left"/>
      </w:pPr>
      <w:r>
        <w:rPr>
          <w:rStyle w:val="CommentReference"/>
        </w:rPr>
        <w:annotationRef/>
      </w:r>
      <w:r>
        <w:rPr>
          <w:lang w:val="en-US"/>
        </w:rPr>
        <w:t xml:space="preserve">This is true for species richness but not for other metrics of diversity </w:t>
      </w:r>
      <w:r>
        <w:rPr>
          <w:i/>
          <w:iCs/>
          <w:lang w:val="en-US"/>
        </w:rPr>
        <w:t>eg</w:t>
      </w:r>
      <w:r>
        <w:rPr>
          <w:lang w:val="en-US"/>
        </w:rPr>
        <w:t xml:space="preserve"> temporal turnover</w:t>
      </w:r>
    </w:p>
  </w:comment>
  <w:comment w:id="74" w:author="David Storch" w:date="2022-02-23T11:26:00Z" w:initials="DS">
    <w:p w14:paraId="2F27B14C" w14:textId="0BA60F4E" w:rsidR="001512CA" w:rsidRDefault="001512CA">
      <w:pPr>
        <w:pStyle w:val="CommentText"/>
      </w:pPr>
      <w:r>
        <w:rPr>
          <w:rStyle w:val="CommentReference"/>
        </w:rPr>
        <w:annotationRef/>
      </w:r>
      <w:r>
        <w:t>I do not agree. Global richness decline is given mostly by what is going on on islands, but continental exosystems seem (as far as we know, based on the limited data we have) to be really more or less OK in this respect.</w:t>
      </w:r>
    </w:p>
  </w:comment>
  <w:comment w:id="75" w:author="Leroy Francois" w:date="2022-02-23T14:55:00Z" w:initials="LF">
    <w:p w14:paraId="0BCAB89F" w14:textId="77777777" w:rsidR="00CD6963" w:rsidRDefault="00CD6963" w:rsidP="00A554AF">
      <w:pPr>
        <w:pStyle w:val="CommentText"/>
        <w:jc w:val="left"/>
      </w:pPr>
      <w:r>
        <w:rPr>
          <w:rStyle w:val="CommentReference"/>
        </w:rPr>
        <w:annotationRef/>
      </w:r>
      <w:r>
        <w:t>True. Maybe I should také it off then?</w:t>
      </w:r>
    </w:p>
  </w:comment>
  <w:comment w:id="76" w:author="David Storch" w:date="2022-02-23T11:26:00Z" w:initials="DS">
    <w:p w14:paraId="3EF6EB3B" w14:textId="7B19520C" w:rsidR="001512CA" w:rsidRDefault="001512CA">
      <w:pPr>
        <w:pStyle w:val="CommentText"/>
      </w:pPr>
      <w:r>
        <w:rPr>
          <w:rStyle w:val="CommentReference"/>
        </w:rPr>
        <w:annotationRef/>
      </w:r>
      <w:r>
        <w:t>I do not think so. An alternative (and reasonable) interpretation is that there was a disturbance before they started to sample the time series, and now it is the recovering from it. I do believe this is the case in the north hemisphere.</w:t>
      </w:r>
    </w:p>
  </w:comment>
  <w:comment w:id="85" w:author="David Storch" w:date="2022-02-23T11:26:00Z" w:initials="DS">
    <w:p w14:paraId="26326C65" w14:textId="18172966" w:rsidR="001512CA" w:rsidRDefault="001512CA">
      <w:pPr>
        <w:pStyle w:val="CommentText"/>
      </w:pPr>
      <w:r>
        <w:rPr>
          <w:rStyle w:val="CommentReference"/>
        </w:rPr>
        <w:annotationRef/>
      </w:r>
      <w:r>
        <w:t>Not entirely necessary</w:t>
      </w:r>
      <w:r w:rsidR="009E5FFB">
        <w:t xml:space="preserve"> if you have a problem with it, but I would prefer to put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70B616" w15:done="0"/>
  <w15:commentEx w15:paraId="1A90D1E4" w15:done="0"/>
  <w15:commentEx w15:paraId="6B1161BA" w15:done="0"/>
  <w15:commentEx w15:paraId="5A66294D" w15:done="0"/>
  <w15:commentEx w15:paraId="2817A1CC" w15:done="0"/>
  <w15:commentEx w15:paraId="7E266436" w15:done="0"/>
  <w15:commentEx w15:paraId="4D7494C7" w15:done="0"/>
  <w15:commentEx w15:paraId="15E45977" w15:done="0"/>
  <w15:commentEx w15:paraId="566F471F" w15:done="0"/>
  <w15:commentEx w15:paraId="19EF666D" w15:done="0"/>
  <w15:commentEx w15:paraId="44913B83" w15:paraIdParent="19EF666D" w15:done="0"/>
  <w15:commentEx w15:paraId="7D269531" w15:done="0"/>
  <w15:commentEx w15:paraId="6EB046BE" w15:done="0"/>
  <w15:commentEx w15:paraId="261552F1" w15:done="0"/>
  <w15:commentEx w15:paraId="74D6C5E8" w15:done="0"/>
  <w15:commentEx w15:paraId="7A240BD3" w15:done="0"/>
  <w15:commentEx w15:paraId="57E18C75" w15:done="0"/>
  <w15:commentEx w15:paraId="5581F573" w15:done="0"/>
  <w15:commentEx w15:paraId="193D4908" w15:done="0"/>
  <w15:commentEx w15:paraId="6BCBDF6C" w15:done="0"/>
  <w15:commentEx w15:paraId="341ADC75" w15:done="0"/>
  <w15:commentEx w15:paraId="72E999F7" w15:done="0"/>
  <w15:commentEx w15:paraId="3D589DAF" w15:paraIdParent="72E999F7" w15:done="0"/>
  <w15:commentEx w15:paraId="2F27B14C" w15:done="0"/>
  <w15:commentEx w15:paraId="0BCAB89F" w15:paraIdParent="2F27B14C" w15:done="0"/>
  <w15:commentEx w15:paraId="3EF6EB3B" w15:done="0"/>
  <w15:commentEx w15:paraId="26326C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0A244" w16cex:dateUtc="2022-02-23T10:26:00Z"/>
  <w16cex:commentExtensible w16cex:durableId="25C0A245" w16cex:dateUtc="2022-02-23T10:26:00Z"/>
  <w16cex:commentExtensible w16cex:durableId="25C0A246" w16cex:dateUtc="2022-02-23T10:26:00Z"/>
  <w16cex:commentExtensible w16cex:durableId="25C0A247" w16cex:dateUtc="2022-02-23T10:26:00Z"/>
  <w16cex:commentExtensible w16cex:durableId="25C0A248" w16cex:dateUtc="2022-02-23T10:26:00Z"/>
  <w16cex:commentExtensible w16cex:durableId="25C0A249" w16cex:dateUtc="2022-02-23T10:26:00Z"/>
  <w16cex:commentExtensible w16cex:durableId="25C0A24A" w16cex:dateUtc="2022-02-23T10:26:00Z"/>
  <w16cex:commentExtensible w16cex:durableId="25C0A24B" w16cex:dateUtc="2022-02-23T10:26:00Z"/>
  <w16cex:commentExtensible w16cex:durableId="25C0A24C" w16cex:dateUtc="2022-02-23T10:26:00Z"/>
  <w16cex:commentExtensible w16cex:durableId="25C0A24D" w16cex:dateUtc="2022-02-23T10:26:00Z"/>
  <w16cex:commentExtensible w16cex:durableId="25C0C2EF" w16cex:dateUtc="2022-02-23T13:27:00Z"/>
  <w16cex:commentExtensible w16cex:durableId="25C0A24E" w16cex:dateUtc="2022-02-23T10:26:00Z"/>
  <w16cex:commentExtensible w16cex:durableId="25C0A24F" w16cex:dateUtc="2022-02-23T10:26:00Z"/>
  <w16cex:commentExtensible w16cex:durableId="25C0A250" w16cex:dateUtc="2022-02-23T10:26:00Z"/>
  <w16cex:commentExtensible w16cex:durableId="25C0A251" w16cex:dateUtc="2022-02-23T10:26:00Z"/>
  <w16cex:commentExtensible w16cex:durableId="25C0A252" w16cex:dateUtc="2022-02-23T10:26:00Z"/>
  <w16cex:commentExtensible w16cex:durableId="25C0A253" w16cex:dateUtc="2022-02-23T10:26:00Z"/>
  <w16cex:commentExtensible w16cex:durableId="25C0A254" w16cex:dateUtc="2022-02-23T10:26:00Z"/>
  <w16cex:commentExtensible w16cex:durableId="25C0A255" w16cex:dateUtc="2022-02-23T10:26:00Z"/>
  <w16cex:commentExtensible w16cex:durableId="25C0A256" w16cex:dateUtc="2022-02-23T10:26:00Z"/>
  <w16cex:commentExtensible w16cex:durableId="25C0A257" w16cex:dateUtc="2022-02-23T10:26:00Z"/>
  <w16cex:commentExtensible w16cex:durableId="25C0A258" w16cex:dateUtc="2022-02-23T10:26:00Z"/>
  <w16cex:commentExtensible w16cex:durableId="25C0C90D" w16cex:dateUtc="2022-02-23T13:54:00Z"/>
  <w16cex:commentExtensible w16cex:durableId="25C0A259" w16cex:dateUtc="2022-02-23T10:26:00Z"/>
  <w16cex:commentExtensible w16cex:durableId="25C0C948" w16cex:dateUtc="2022-02-23T13:55:00Z"/>
  <w16cex:commentExtensible w16cex:durableId="25C0A25A" w16cex:dateUtc="2022-02-23T10:26:00Z"/>
  <w16cex:commentExtensible w16cex:durableId="25C0A25B" w16cex:dateUtc="2022-02-23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70B616" w16cid:durableId="25C0A244"/>
  <w16cid:commentId w16cid:paraId="1A90D1E4" w16cid:durableId="25C0A245"/>
  <w16cid:commentId w16cid:paraId="6B1161BA" w16cid:durableId="25C0A246"/>
  <w16cid:commentId w16cid:paraId="5A66294D" w16cid:durableId="25C0A247"/>
  <w16cid:commentId w16cid:paraId="2817A1CC" w16cid:durableId="25C0A248"/>
  <w16cid:commentId w16cid:paraId="7E266436" w16cid:durableId="25C0A249"/>
  <w16cid:commentId w16cid:paraId="4D7494C7" w16cid:durableId="25C0A24A"/>
  <w16cid:commentId w16cid:paraId="15E45977" w16cid:durableId="25C0A24B"/>
  <w16cid:commentId w16cid:paraId="566F471F" w16cid:durableId="25C0A24C"/>
  <w16cid:commentId w16cid:paraId="19EF666D" w16cid:durableId="25C0A24D"/>
  <w16cid:commentId w16cid:paraId="44913B83" w16cid:durableId="25C0C2EF"/>
  <w16cid:commentId w16cid:paraId="7D269531" w16cid:durableId="25C0A24E"/>
  <w16cid:commentId w16cid:paraId="6EB046BE" w16cid:durableId="25C0A24F"/>
  <w16cid:commentId w16cid:paraId="261552F1" w16cid:durableId="25C0A250"/>
  <w16cid:commentId w16cid:paraId="74D6C5E8" w16cid:durableId="25C0A251"/>
  <w16cid:commentId w16cid:paraId="7A240BD3" w16cid:durableId="25C0A252"/>
  <w16cid:commentId w16cid:paraId="57E18C75" w16cid:durableId="25C0A253"/>
  <w16cid:commentId w16cid:paraId="5581F573" w16cid:durableId="25C0A254"/>
  <w16cid:commentId w16cid:paraId="193D4908" w16cid:durableId="25C0A255"/>
  <w16cid:commentId w16cid:paraId="6BCBDF6C" w16cid:durableId="25C0A256"/>
  <w16cid:commentId w16cid:paraId="341ADC75" w16cid:durableId="25C0A257"/>
  <w16cid:commentId w16cid:paraId="72E999F7" w16cid:durableId="25C0A258"/>
  <w16cid:commentId w16cid:paraId="3D589DAF" w16cid:durableId="25C0C90D"/>
  <w16cid:commentId w16cid:paraId="2F27B14C" w16cid:durableId="25C0A259"/>
  <w16cid:commentId w16cid:paraId="0BCAB89F" w16cid:durableId="25C0C948"/>
  <w16cid:commentId w16cid:paraId="3EF6EB3B" w16cid:durableId="25C0A25A"/>
  <w16cid:commentId w16cid:paraId="26326C65" w16cid:durableId="25C0A2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714FB" w14:textId="77777777" w:rsidR="00B10EFA" w:rsidRDefault="00B10EFA">
      <w:pPr>
        <w:spacing w:after="0" w:line="240" w:lineRule="auto"/>
      </w:pPr>
      <w:r>
        <w:separator/>
      </w:r>
    </w:p>
  </w:endnote>
  <w:endnote w:type="continuationSeparator" w:id="0">
    <w:p w14:paraId="7B179F85" w14:textId="77777777" w:rsidR="00B10EFA" w:rsidRDefault="00B10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322496" w:rsidRDefault="00322496">
    <w:pPr>
      <w:jc w:val="right"/>
    </w:pPr>
    <w:r>
      <w:fldChar w:fldCharType="begin"/>
    </w:r>
    <w:r>
      <w:instrText>PAGE</w:instrText>
    </w:r>
    <w:r>
      <w:fldChar w:fldCharType="separate"/>
    </w:r>
    <w:r w:rsidR="009E5FFB">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02F19" w14:textId="77777777" w:rsidR="00B10EFA" w:rsidRDefault="00B10EFA">
      <w:pPr>
        <w:spacing w:after="0" w:line="240" w:lineRule="auto"/>
      </w:pPr>
      <w:r>
        <w:separator/>
      </w:r>
    </w:p>
  </w:footnote>
  <w:footnote w:type="continuationSeparator" w:id="0">
    <w:p w14:paraId="0C36AECC" w14:textId="77777777" w:rsidR="00B10EFA" w:rsidRDefault="00B10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71A"/>
    <w:rsid w:val="000148E5"/>
    <w:rsid w:val="00020CD1"/>
    <w:rsid w:val="00023F6F"/>
    <w:rsid w:val="00025955"/>
    <w:rsid w:val="00043697"/>
    <w:rsid w:val="00043C51"/>
    <w:rsid w:val="0005163E"/>
    <w:rsid w:val="00066357"/>
    <w:rsid w:val="00096BE5"/>
    <w:rsid w:val="000A7A58"/>
    <w:rsid w:val="000C3CFA"/>
    <w:rsid w:val="000D3846"/>
    <w:rsid w:val="000E2050"/>
    <w:rsid w:val="00100B57"/>
    <w:rsid w:val="00103245"/>
    <w:rsid w:val="001253B1"/>
    <w:rsid w:val="001439D1"/>
    <w:rsid w:val="001512CA"/>
    <w:rsid w:val="00190067"/>
    <w:rsid w:val="001A0902"/>
    <w:rsid w:val="001E5D9A"/>
    <w:rsid w:val="00206812"/>
    <w:rsid w:val="00237020"/>
    <w:rsid w:val="00242A73"/>
    <w:rsid w:val="00251AA0"/>
    <w:rsid w:val="00263E62"/>
    <w:rsid w:val="00283FB2"/>
    <w:rsid w:val="00294037"/>
    <w:rsid w:val="002C6944"/>
    <w:rsid w:val="002E671A"/>
    <w:rsid w:val="0031355B"/>
    <w:rsid w:val="00322496"/>
    <w:rsid w:val="00323B7A"/>
    <w:rsid w:val="00335710"/>
    <w:rsid w:val="00340111"/>
    <w:rsid w:val="003676DA"/>
    <w:rsid w:val="00386A2C"/>
    <w:rsid w:val="00391B08"/>
    <w:rsid w:val="003C2B14"/>
    <w:rsid w:val="003F0D01"/>
    <w:rsid w:val="00422853"/>
    <w:rsid w:val="00423DF6"/>
    <w:rsid w:val="0042697E"/>
    <w:rsid w:val="0044506D"/>
    <w:rsid w:val="00476A6A"/>
    <w:rsid w:val="004803A1"/>
    <w:rsid w:val="00496748"/>
    <w:rsid w:val="004C7BA0"/>
    <w:rsid w:val="00502100"/>
    <w:rsid w:val="00505FA0"/>
    <w:rsid w:val="0052494F"/>
    <w:rsid w:val="00530E00"/>
    <w:rsid w:val="00531503"/>
    <w:rsid w:val="00555489"/>
    <w:rsid w:val="00555E98"/>
    <w:rsid w:val="005564F7"/>
    <w:rsid w:val="00570264"/>
    <w:rsid w:val="005751D6"/>
    <w:rsid w:val="005911AD"/>
    <w:rsid w:val="00594203"/>
    <w:rsid w:val="005C2F13"/>
    <w:rsid w:val="00647565"/>
    <w:rsid w:val="006478CA"/>
    <w:rsid w:val="0065144A"/>
    <w:rsid w:val="0065399F"/>
    <w:rsid w:val="00657AFF"/>
    <w:rsid w:val="006B3A28"/>
    <w:rsid w:val="006C65C6"/>
    <w:rsid w:val="00754110"/>
    <w:rsid w:val="0075662F"/>
    <w:rsid w:val="00756A10"/>
    <w:rsid w:val="007579BD"/>
    <w:rsid w:val="0076204E"/>
    <w:rsid w:val="007674F9"/>
    <w:rsid w:val="007707AF"/>
    <w:rsid w:val="00781C32"/>
    <w:rsid w:val="0078290B"/>
    <w:rsid w:val="007A1566"/>
    <w:rsid w:val="007F2444"/>
    <w:rsid w:val="007F3F73"/>
    <w:rsid w:val="008127C5"/>
    <w:rsid w:val="008974FD"/>
    <w:rsid w:val="008F0CB9"/>
    <w:rsid w:val="008F6B78"/>
    <w:rsid w:val="009031A6"/>
    <w:rsid w:val="00981DD2"/>
    <w:rsid w:val="00987351"/>
    <w:rsid w:val="00992016"/>
    <w:rsid w:val="009E5FFB"/>
    <w:rsid w:val="009F6781"/>
    <w:rsid w:val="00A4129E"/>
    <w:rsid w:val="00A54FF4"/>
    <w:rsid w:val="00A57BD7"/>
    <w:rsid w:val="00A7662F"/>
    <w:rsid w:val="00AA0AAC"/>
    <w:rsid w:val="00AA73E6"/>
    <w:rsid w:val="00AC35AB"/>
    <w:rsid w:val="00AE1675"/>
    <w:rsid w:val="00B10EFA"/>
    <w:rsid w:val="00B26039"/>
    <w:rsid w:val="00B40EC1"/>
    <w:rsid w:val="00B45A17"/>
    <w:rsid w:val="00B52C87"/>
    <w:rsid w:val="00BB1188"/>
    <w:rsid w:val="00C20D8A"/>
    <w:rsid w:val="00C2151B"/>
    <w:rsid w:val="00C54247"/>
    <w:rsid w:val="00CA55DE"/>
    <w:rsid w:val="00CC2F14"/>
    <w:rsid w:val="00CD6963"/>
    <w:rsid w:val="00CE31A1"/>
    <w:rsid w:val="00D231A0"/>
    <w:rsid w:val="00D5378D"/>
    <w:rsid w:val="00D545FC"/>
    <w:rsid w:val="00D55039"/>
    <w:rsid w:val="00D640AC"/>
    <w:rsid w:val="00DE0657"/>
    <w:rsid w:val="00DF1BA7"/>
    <w:rsid w:val="00DF7293"/>
    <w:rsid w:val="00E20D95"/>
    <w:rsid w:val="00E577E1"/>
    <w:rsid w:val="00E73280"/>
    <w:rsid w:val="00E73F01"/>
    <w:rsid w:val="00ED2E47"/>
    <w:rsid w:val="00EF0DE4"/>
    <w:rsid w:val="00F026D0"/>
    <w:rsid w:val="00F46187"/>
    <w:rsid w:val="00F5024E"/>
    <w:rsid w:val="00F91782"/>
    <w:rsid w:val="00FB5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E99D5003-091A-4507-9B0E-DED7389B3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paragraph" w:styleId="BalloonText">
    <w:name w:val="Balloon Text"/>
    <w:basedOn w:val="Normal"/>
    <w:link w:val="BalloonTextChar"/>
    <w:uiPriority w:val="99"/>
    <w:semiHidden/>
    <w:unhideWhenUsed/>
    <w:rsid w:val="003224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496"/>
    <w:rPr>
      <w:rFonts w:ascii="Tahoma" w:hAnsi="Tahoma" w:cs="Tahoma"/>
      <w:sz w:val="16"/>
      <w:szCs w:val="16"/>
    </w:rPr>
  </w:style>
  <w:style w:type="character" w:styleId="CommentReference">
    <w:name w:val="annotation reference"/>
    <w:basedOn w:val="DefaultParagraphFont"/>
    <w:uiPriority w:val="99"/>
    <w:semiHidden/>
    <w:unhideWhenUsed/>
    <w:rsid w:val="00322496"/>
    <w:rPr>
      <w:sz w:val="16"/>
      <w:szCs w:val="16"/>
    </w:rPr>
  </w:style>
  <w:style w:type="paragraph" w:styleId="CommentText">
    <w:name w:val="annotation text"/>
    <w:basedOn w:val="Normal"/>
    <w:link w:val="CommentTextChar"/>
    <w:uiPriority w:val="99"/>
    <w:unhideWhenUsed/>
    <w:rsid w:val="00322496"/>
    <w:pPr>
      <w:spacing w:line="240" w:lineRule="auto"/>
    </w:pPr>
    <w:rPr>
      <w:sz w:val="20"/>
      <w:szCs w:val="20"/>
    </w:rPr>
  </w:style>
  <w:style w:type="character" w:customStyle="1" w:styleId="CommentTextChar">
    <w:name w:val="Comment Text Char"/>
    <w:basedOn w:val="DefaultParagraphFont"/>
    <w:link w:val="CommentText"/>
    <w:uiPriority w:val="99"/>
    <w:rsid w:val="00322496"/>
    <w:rPr>
      <w:sz w:val="20"/>
      <w:szCs w:val="20"/>
    </w:rPr>
  </w:style>
  <w:style w:type="paragraph" w:styleId="CommentSubject">
    <w:name w:val="annotation subject"/>
    <w:basedOn w:val="CommentText"/>
    <w:next w:val="CommentText"/>
    <w:link w:val="CommentSubjectChar"/>
    <w:uiPriority w:val="99"/>
    <w:semiHidden/>
    <w:unhideWhenUsed/>
    <w:rsid w:val="00322496"/>
    <w:rPr>
      <w:b/>
      <w:bCs/>
    </w:rPr>
  </w:style>
  <w:style w:type="character" w:customStyle="1" w:styleId="CommentSubjectChar">
    <w:name w:val="Comment Subject Char"/>
    <w:basedOn w:val="CommentTextChar"/>
    <w:link w:val="CommentSubject"/>
    <w:uiPriority w:val="99"/>
    <w:semiHidden/>
    <w:rsid w:val="00322496"/>
    <w:rPr>
      <w:b/>
      <w:bCs/>
      <w:sz w:val="20"/>
      <w:szCs w:val="20"/>
    </w:rPr>
  </w:style>
  <w:style w:type="paragraph" w:styleId="Revision">
    <w:name w:val="Revision"/>
    <w:hidden/>
    <w:uiPriority w:val="99"/>
    <w:semiHidden/>
    <w:rsid w:val="00423DF6"/>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rsLry/BAAE_SI_litrev" TargetMode="External"/><Relationship Id="rId13" Type="http://schemas.openxmlformats.org/officeDocument/2006/relationships/image" Target="media/image1.jp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BF3AA-3F87-48B8-BCC4-B560A1220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36</Pages>
  <Words>69899</Words>
  <Characters>398427</Characters>
  <Application>Microsoft Office Word</Application>
  <DocSecurity>0</DocSecurity>
  <Lines>3320</Lines>
  <Paragraphs>934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UK CTS</Company>
  <LinksUpToDate>false</LinksUpToDate>
  <CharactersWithSpaces>467392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Storch</dc:creator>
  <cp:lastModifiedBy>Leroy Francois</cp:lastModifiedBy>
  <cp:revision>21</cp:revision>
  <dcterms:created xsi:type="dcterms:W3CDTF">2022-02-23T11:08:00Z</dcterms:created>
  <dcterms:modified xsi:type="dcterms:W3CDTF">2022-02-23T14:08:00Z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