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How has bird biodiversity changed over time? A review across spatio-temporal scales</w:t>
      </w:r>
    </w:p>
    <w:p w14:paraId="22E4FE05" w14:textId="36418DFE" w:rsidR="002E671A" w:rsidRDefault="0042697E" w:rsidP="00DE0657">
      <w:pPr>
        <w:rPr>
          <w:i/>
          <w:color w:val="000000"/>
          <w:vertAlign w:val="superscript"/>
        </w:rPr>
      </w:pPr>
      <w:r>
        <w:rPr>
          <w:i/>
          <w:color w:val="000000"/>
        </w:rPr>
        <w:t>François Leroy</w:t>
      </w:r>
      <w:r>
        <w:rPr>
          <w:i/>
          <w:color w:val="000000"/>
          <w:vertAlign w:val="superscript"/>
        </w:rPr>
        <w:t>1,*</w:t>
      </w:r>
      <w:r>
        <w:rPr>
          <w:i/>
          <w:color w:val="000000"/>
        </w:rPr>
        <w:t>, Ji</w:t>
      </w:r>
      <w:r w:rsidR="00CA4E07">
        <w:rPr>
          <w:i/>
          <w:color w:val="000000"/>
          <w:lang w:val="cs-CZ"/>
        </w:rPr>
        <w:t>ř</w:t>
      </w:r>
      <w:r>
        <w:rPr>
          <w:i/>
          <w:color w:val="000000"/>
        </w:rPr>
        <w:t>i Reif</w:t>
      </w:r>
      <w:r>
        <w:rPr>
          <w:i/>
          <w:color w:val="000000"/>
          <w:vertAlign w:val="superscript"/>
        </w:rPr>
        <w:t>2,3</w:t>
      </w:r>
      <w:r>
        <w:rPr>
          <w:i/>
          <w:color w:val="000000"/>
        </w:rPr>
        <w:t>, David Storch</w:t>
      </w:r>
      <w:r>
        <w:rPr>
          <w:i/>
          <w:color w:val="000000"/>
          <w:vertAlign w:val="superscript"/>
        </w:rPr>
        <w:t>4</w:t>
      </w:r>
      <w:r w:rsidR="00F64E52">
        <w:rPr>
          <w:i/>
          <w:color w:val="000000"/>
          <w:vertAlign w:val="superscript"/>
        </w:rPr>
        <w:t>,5</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Department of Spatial Sciences, Faculty of Environmental Sciences, Czech University of Life Sciences Prague, Kamýcká 129, 16500 Praha-Suchdol,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232803F0" w:rsidR="002E671A" w:rsidRDefault="0042697E" w:rsidP="00DE0657">
      <w:r>
        <w:rPr>
          <w:vertAlign w:val="superscript"/>
        </w:rPr>
        <w:t>3</w:t>
      </w:r>
      <w:r w:rsidR="00344FA9">
        <w:rPr>
          <w:vertAlign w:val="superscript"/>
        </w:rPr>
        <w:t xml:space="preserve"> </w:t>
      </w:r>
      <w:r>
        <w:t>Department of Zoology, Faculty of Science, Palacky University, Olomouc, Czechia</w:t>
      </w:r>
    </w:p>
    <w:p w14:paraId="462D21DD" w14:textId="43A50DB0" w:rsidR="002E671A" w:rsidRDefault="0042697E" w:rsidP="00DE0657">
      <w:r>
        <w:rPr>
          <w:vertAlign w:val="superscript"/>
        </w:rPr>
        <w:t xml:space="preserve">4 </w:t>
      </w:r>
      <w:r>
        <w:t>Cent</w:t>
      </w:r>
      <w:r w:rsidR="0012059A">
        <w:t>er</w:t>
      </w:r>
      <w:r>
        <w:t xml:space="preserve"> for Theoretical Study, Charles University, Jilsk</w:t>
      </w:r>
      <w:r w:rsidR="0012059A">
        <w:rPr>
          <w:lang w:val="cs-CZ"/>
        </w:rPr>
        <w:t>á</w:t>
      </w:r>
      <w:r>
        <w:t xml:space="preserve"> 1, 110 00-CZ Praha 1, Czech Republic</w:t>
      </w:r>
    </w:p>
    <w:p w14:paraId="2E0AEE82" w14:textId="3C10503B" w:rsidR="00344FA9" w:rsidRDefault="00344FA9" w:rsidP="00DE0657">
      <w:r>
        <w:rPr>
          <w:vertAlign w:val="superscript"/>
        </w:rPr>
        <w:t xml:space="preserve">5 </w:t>
      </w:r>
      <w:r>
        <w:t>Department of ecology, Faculty of Science, Charles University, Viničná 7, 128 44 Praha 2, Czech Republic</w:t>
      </w:r>
    </w:p>
    <w:p w14:paraId="4C78EAA2" w14:textId="77777777" w:rsidR="002E671A" w:rsidRPr="00344E84" w:rsidRDefault="0042697E" w:rsidP="00DE0657">
      <w:pPr>
        <w:spacing w:after="0"/>
        <w:rPr>
          <w:lang w:val="fr-FR"/>
        </w:rPr>
      </w:pPr>
      <w:r w:rsidRPr="00344E84">
        <w:rPr>
          <w:lang w:val="fr-FR"/>
        </w:rPr>
        <w:t xml:space="preserve">* Correspondence : </w:t>
      </w:r>
    </w:p>
    <w:p w14:paraId="55CE3067" w14:textId="4DF7660B" w:rsidR="002E671A" w:rsidRPr="00344E84" w:rsidRDefault="00B45A17" w:rsidP="00DE0657">
      <w:pPr>
        <w:spacing w:after="0"/>
        <w:rPr>
          <w:lang w:val="fr-FR"/>
        </w:rPr>
      </w:pPr>
      <w:r w:rsidRPr="00344E84">
        <w:rPr>
          <w:lang w:val="fr-FR"/>
        </w:rPr>
        <w:t>Email:</w:t>
      </w:r>
      <w:r w:rsidR="0042697E" w:rsidRPr="00344E84">
        <w:rPr>
          <w:lang w:val="fr-FR"/>
        </w:rPr>
        <w:t xml:space="preserve"> </w:t>
      </w:r>
      <w:hyperlink r:id="rId8">
        <w:r w:rsidR="0042697E" w:rsidRPr="00344E84">
          <w:rPr>
            <w:color w:val="0563C1"/>
            <w:u w:val="single"/>
            <w:lang w:val="fr-FR"/>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r>
        <w:t>Kamycka 129</w:t>
      </w:r>
    </w:p>
    <w:p w14:paraId="212DCCBB" w14:textId="77777777" w:rsidR="002E671A" w:rsidRDefault="0042697E" w:rsidP="00DE0657">
      <w:pPr>
        <w:spacing w:after="0"/>
      </w:pPr>
      <w:r>
        <w:t>165 00 Prague - Suchdol</w:t>
      </w:r>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CF193E" w:rsidRDefault="0042697E" w:rsidP="00DE0657">
      <w:pPr>
        <w:pStyle w:val="Heading1"/>
        <w:spacing w:line="480" w:lineRule="auto"/>
        <w:rPr>
          <w:lang w:val="en-US"/>
        </w:rPr>
      </w:pPr>
      <w:r w:rsidRPr="00CF193E">
        <w:rPr>
          <w:lang w:val="en-US"/>
        </w:rPr>
        <w:lastRenderedPageBreak/>
        <w:t>Abstract</w:t>
      </w:r>
    </w:p>
    <w:p w14:paraId="3C6460FF" w14:textId="11F58DC7" w:rsidR="002E671A" w:rsidRDefault="0042697E" w:rsidP="00DE0657">
      <w:r>
        <w:t>Empirical quantification of biodiversity changes remains a challenge even in well surveyed groups such as birds. This may be because the change depends on spatio-temporal scales, specifically on spatial grain (</w:t>
      </w:r>
      <w:r>
        <w:rPr>
          <w:i/>
        </w:rPr>
        <w:t>i.e.</w:t>
      </w:r>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r>
        <w:rPr>
          <w:i/>
        </w:rPr>
        <w:t>i.e.</w:t>
      </w:r>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spatio-temporal grains and extents they are defined at. </w:t>
      </w:r>
      <w:r w:rsidR="00F521E4" w:rsidRPr="00F521E4">
        <w:t>We found 59 trends of 12 metrics, where each trend is an average of trends from multiple sites (spatial replicates)</w:t>
      </w:r>
      <w:r w:rsidR="00F521E4">
        <w:t>.</w:t>
      </w:r>
      <w:r w:rsidR="005A1642">
        <w:t xml:space="preserve"> </w:t>
      </w:r>
      <w:r>
        <w:t>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change, and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lastRenderedPageBreak/>
        <w:t>Introduction</w:t>
      </w:r>
    </w:p>
    <w:p w14:paraId="4DFF53F9" w14:textId="78EFBD1E" w:rsidR="002E671A" w:rsidRPr="00D41C32" w:rsidRDefault="0042697E" w:rsidP="00DE0657">
      <w:pPr>
        <w:rPr>
          <w:lang w:val="en-US"/>
          <w:rPrChange w:id="0" w:author="Leroy Francois" w:date="2022-10-10T17:10:00Z">
            <w:rPr>
              <w:lang w:val="fr-FR"/>
            </w:rPr>
          </w:rPrChange>
        </w:rPr>
      </w:pPr>
      <w:r>
        <w:t xml:space="preserve">We have reasons to suspect that the global alteration of biodiversity due to anthropogenic </w:t>
      </w:r>
      <w:r w:rsidR="0082414F">
        <w:t>pressures</w:t>
      </w:r>
      <w:r>
        <w:t xml:space="preserve"> is unprecedented, and political goals have been declared in order to </w:t>
      </w:r>
      <w:r w:rsidR="00382810">
        <w:t>mitigate</w:t>
      </w:r>
      <w:r>
        <w:t xml:space="preserve"> it</w:t>
      </w:r>
      <w:r w:rsidR="00A57BD7">
        <w:t xml:space="preserve"> </w:t>
      </w:r>
      <w:r w:rsidR="00A57BD7">
        <w:fldChar w:fldCharType="begin"/>
      </w:r>
      <w:r w:rsidR="00920514">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2006)","dontUpdate":true,"noteIndex":0},"citationItems":[{"id":596,"uris":["http://zotero.org/users/6714553/items/BS39GUJ9"],"itemData":{"id":596,"type":"book","call-number":"QH75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920514">
        <w:instrText xml:space="preserve"> ADDIN ZOTERO_ITEM CSL_CITATION {"citationID":"7wuX9WFc","properties":{"formattedCitation":"(Meyer et al., 2015)","plainCitation":"(Meyer et al., 2015)","noteIndex":0},"citationItems":[{"id":581,"uris":["http://zotero.org/users/6714553/items/V9E8S3EL"],"itemData":{"id":581,"type":"article-journal","abstract":"Gaps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Commun","language":"en","license":"2015 The Author(s)","note":"Bandiera_abtest: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volume":"6","author":[{"family":"Meyer","given":"Carsten"},{"family":"Kreft","given":"Holger"},{"family":"Guralnick","given":"Robert"},{"family":"Jetz","given":"Walter"}],"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920514">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2013)","dontUpdate":true,"noteIndex":0},"citationItems":[{"id":177,"uris":["http://zotero.org/users/6714553/items/KV85W2LW"],"itemData":{"id":177,"type":"article-journal","abstract":"Recently,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not?","volume":"219","author":[{"family":"Cardinale","given":"Bradley J."},{"family":"Gonzalez","given":"Andrew"},{"family":"Allington","given":"Ginger R. H."},{"family":"Loreau","given":"Michel"}],"issued":{"date-parts":[["2018",3,1]]}}},{"id":65,"uris":["http://zotero.org/users/6714553/items/D4H4PY4I"],"itemData":{"id":65,"type":"article-journal","abstract":"While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less","volume":"22","author":[{"family":"Finderup Nielsen","given":"Tora"},{"family":"Sand‐Jensen","given":"Kaj"},{"family":"Dornelas","given":"Maria"},{"family":"Bruun","given":"Hans Henrik"}],"editor":[{"family":"Fukami","given":"Tadashi"}],"issued":{"date-parts":[["2019",10]]}}},{"id":335,"uris":["http://zotero.org/users/6714553/items/EUWGVYQT"],"itemData":{"id":335,"type":"article-journal","abstract":"We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future.","container-title":"Ecography","DOI":"10.1111/j.1600-0587.2010.06554.x","ISSN":"1600-0587","issue":"3","language":"en","license":"© 2011 The Authors","note":"_eprint: https://onlinelibrary.wiley.com/doi/pdf/10.1111/j.1600-0587.2010.06554.x","page":"392-401","source":"Wiley Online Library","title":"Biodiversity change is scale-dependent: an example from Dutch and UK hoverflies (Diptera, Syrphidae)","title-short":"Biodiversity change is scale-dependent","volume":"34","author":[{"family":"Keil","given":"Petr"},{"family":"Biesmeijer","given":"Jacobus C."},{"family":"Barendregt","given":"Aat"},{"family":"Reemer","given":"Menno"},{"family":"Kunin","given":"William E."}],"issued":{"date-parts":[["2011"]]}}},{"id":409,"uris":["http://zotero.org/users/6714553/items/7CBNG8DV"],"itemData":{"id":409,"type":"article-journal","abstract":"Aim: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w:instrText>
      </w:r>
      <w:r w:rsidR="00920514" w:rsidRPr="00920514">
        <w:rPr>
          <w:lang w:val="fr-FR"/>
        </w:rPr>
        <w:instrText xml:space="preserve">rossref)","title":"Spatial scaling of extinction rates: Theory and data reveal nonlinearity and a major upscaling and downscaling challenge","title-short":"Spatial scaling of extinction rates","volume":"27","author":[{"family":"Keil","given":"Petr"},{"family":"Pereira","given":"Henrique M."},{"family":"Cabral","given":"Juliano S."},{"family":"Chase","given":"Jonathan M."},{"family":"May","given":"Felix"},{"family":"Martins","given":"Inês S."},{"family":"Winter","given":"Marten"}],"issued":{"date-parts":[["2018",1]]}}},{"id":330,"uris":["http://zotero.org/users/6714553/items/MDXQY73X"],"itemData":{"id":330,"type":"article-journal","container-title":"Proceedings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time","volume":"110","author":[{"family":"Vellend","given":"M."},{"family":"Baeten","given":"L."},{"family":"Myers-Smith","given":"I. H."},{"family":"Elmendorf","given":"S. C."},{"family":"Beausejour","given":"R."},{"family":"Brown","given":"C. D."},{"family":"De Frenne","given":"P."},{"family":"Verheyen","given":"K."},{"family":"Wipf","given":"S."}],"issued":{"date-parts":[["2013",11,26]]}}}],"schema":"https://github.com/citation-style-language/schema/raw/master/csl-citation.json"}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920514">
        <w:instrText xml:space="preserve"> ADDIN ZOTERO_ITEM CSL_CITATION {"citationID":"OYRwiIDC","properties":{"formattedCitation":"(Chase et al., 2019)","plainCitation":"(Chase et al., 2019)","noteIndex":0},"citationItems":[{"id":413,"uris":["http://zotero.org/users/6714553/items/K8LRWTT8"],"itemData":{"id":413,"type":"article-journal","container-title":"Oikos","DOI":"10.1111/oik.05968","ISSN":"0030-1299,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920514">
        <w:instrText xml:space="preserve"> ADDIN ZOTERO_ITEM CSL_CITATION {"citationID":"PVOXphkk","properties":{"formattedCitation":"(McGill et al., 2015)","plainCitation":"(McGill et al., 2015)","noteIndex":0},"citationItems":[{"id":337,"uris":["http://zotero.org/users/6714553/items/YSFSMRW7"],"itemData":{"id":337,"type":"article-journal","container-title":"Trends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920514">
        <w:instrText xml:space="preserve"> ADDIN ZOTERO_ITEM CSL_CITATION {"citationID":"fqM7hdxo","properties":{"formattedCitation":"(Blowes et al., 2019; Dornelas et al., 2014; Vaidyanathan, 2021)","plainCitation":"(Blowes et al., 2019; Dornelas et al., 2014; Vaidyanathan, 2021)","noteIndex":0},"citationItems":[{"id":415,"uris":["http://zotero.org/users/6714553/items/NM9KYG5G"],"itemData":{"id":415,"type":"article-journal","abstract":"Spatial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E."}],"issued":{"date-parts":[["2014",4,18]]}}},{"id":103,"uris":["http://zotero.org/users/6714553/items/SWQ55F6W"],"itemData":{"id":103,"type":"article-journal","abstract":"Many communities aren’t losing biodiversity, but ecosystems are changing rapidly and the future is far from rosy.","container-title":"Nature","DOI":"10.1038/d41586-021-02088-3","issue":"7870","language":"en","license":"2021 Nature","note":"Bandiera_abtest: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chairs","volume":"596","author":[{"family":"Vaidyanathan","given":"Gayathri"}],"issued":{"date-parts":[["2021",8,4]]}}}],"schema":"https://github.com/citation-style-language/schema/raw/master/csl-citation.json"} </w:instrText>
      </w:r>
      <w:r w:rsidR="00386A2C">
        <w:fldChar w:fldCharType="separate"/>
      </w:r>
      <w:r w:rsidR="00386A2C" w:rsidRPr="00D41C32">
        <w:rPr>
          <w:lang w:val="en-US"/>
          <w:rPrChange w:id="1" w:author="Leroy Francois" w:date="2022-10-10T17:10:00Z">
            <w:rPr>
              <w:lang w:val="fr-FR"/>
            </w:rPr>
          </w:rPrChange>
        </w:rPr>
        <w:t xml:space="preserve">(Blowes </w:t>
      </w:r>
      <w:r w:rsidR="00237020" w:rsidRPr="00D41C32">
        <w:rPr>
          <w:i/>
          <w:iCs/>
          <w:lang w:val="en-US"/>
          <w:rPrChange w:id="2" w:author="Leroy Francois" w:date="2022-10-10T17:10:00Z">
            <w:rPr>
              <w:i/>
              <w:iCs/>
              <w:lang w:val="fr-FR"/>
            </w:rPr>
          </w:rPrChange>
        </w:rPr>
        <w:t>et al.</w:t>
      </w:r>
      <w:r w:rsidR="00386A2C" w:rsidRPr="00D41C32">
        <w:rPr>
          <w:lang w:val="en-US"/>
          <w:rPrChange w:id="3" w:author="Leroy Francois" w:date="2022-10-10T17:10:00Z">
            <w:rPr>
              <w:lang w:val="fr-FR"/>
            </w:rPr>
          </w:rPrChange>
        </w:rPr>
        <w:t xml:space="preserve">, 2019; Dornelas </w:t>
      </w:r>
      <w:r w:rsidR="00237020" w:rsidRPr="00D41C32">
        <w:rPr>
          <w:i/>
          <w:iCs/>
          <w:lang w:val="en-US"/>
          <w:rPrChange w:id="4" w:author="Leroy Francois" w:date="2022-10-10T17:10:00Z">
            <w:rPr>
              <w:i/>
              <w:iCs/>
              <w:lang w:val="fr-FR"/>
            </w:rPr>
          </w:rPrChange>
        </w:rPr>
        <w:t>et al.</w:t>
      </w:r>
      <w:r w:rsidR="00386A2C" w:rsidRPr="00D41C32">
        <w:rPr>
          <w:lang w:val="en-US"/>
          <w:rPrChange w:id="5" w:author="Leroy Francois" w:date="2022-10-10T17:10:00Z">
            <w:rPr>
              <w:lang w:val="fr-FR"/>
            </w:rPr>
          </w:rPrChange>
        </w:rPr>
        <w:t>, 2014; Vaidyanathan, 2021)</w:t>
      </w:r>
      <w:r w:rsidR="00386A2C">
        <w:fldChar w:fldCharType="end"/>
      </w:r>
      <w:r w:rsidRPr="00D41C32">
        <w:rPr>
          <w:lang w:val="en-US"/>
          <w:rPrChange w:id="6" w:author="Leroy Francois" w:date="2022-10-10T17:10:00Z">
            <w:rPr>
              <w:lang w:val="fr-FR"/>
            </w:rPr>
          </w:rPrChange>
        </w:rPr>
        <w:t>.</w:t>
      </w:r>
    </w:p>
    <w:p w14:paraId="329297A8" w14:textId="0C71E517" w:rsidR="0005163E" w:rsidRDefault="0042697E" w:rsidP="00DE0657">
      <w:pPr>
        <w:pBdr>
          <w:top w:val="nil"/>
          <w:left w:val="nil"/>
          <w:bottom w:val="nil"/>
          <w:right w:val="nil"/>
          <w:between w:val="nil"/>
        </w:pBdr>
        <w:rPr>
          <w:highlight w:val="white"/>
        </w:rPr>
      </w:pPr>
      <w:r w:rsidRPr="00DE0657">
        <w:rPr>
          <w:color w:val="000000"/>
        </w:rPr>
        <w:t>Particularly the scale</w:t>
      </w:r>
      <w:ins w:id="7" w:author="Leroy Francois" w:date="2022-10-10T17:10:00Z">
        <w:r w:rsidR="00D41C32">
          <w:rPr>
            <w:color w:val="000000"/>
          </w:rPr>
          <w:t xml:space="preserve"> </w:t>
        </w:r>
        <w:r w:rsidR="00D41C32" w:rsidRPr="00D41C32">
          <w:rPr>
            <w:color w:val="0070C0"/>
            <w:rPrChange w:id="8" w:author="Leroy Francois" w:date="2022-10-10T17:11:00Z">
              <w:rPr>
                <w:color w:val="000000"/>
              </w:rPr>
            </w:rPrChange>
          </w:rPr>
          <w:t xml:space="preserve">at which </w:t>
        </w:r>
      </w:ins>
      <w:ins w:id="9" w:author="Leroy Francois" w:date="2022-10-10T17:11:00Z">
        <w:r w:rsidR="00D41C32" w:rsidRPr="00D41C32">
          <w:rPr>
            <w:color w:val="0070C0"/>
            <w:rPrChange w:id="10" w:author="Leroy Francois" w:date="2022-10-10T17:11:00Z">
              <w:rPr>
                <w:color w:val="000000"/>
              </w:rPr>
            </w:rPrChange>
          </w:rPr>
          <w:t>biodiversity is assessed</w:t>
        </w:r>
      </w:ins>
      <w:r w:rsidRPr="00D41C32">
        <w:rPr>
          <w:color w:val="0070C0"/>
          <w:rPrChange w:id="11" w:author="Leroy Francois" w:date="2022-10-10T17:11:00Z">
            <w:rPr>
              <w:color w:val="000000"/>
            </w:rPr>
          </w:rPrChange>
        </w:rPr>
        <w:t xml:space="preserve"> </w:t>
      </w:r>
      <w:r w:rsidRPr="00DE0657">
        <w:rPr>
          <w:color w:val="000000"/>
        </w:rPr>
        <w:t xml:space="preserve">is critical </w:t>
      </w:r>
      <w:r w:rsidR="00386A2C">
        <w:rPr>
          <w:color w:val="000000"/>
        </w:rPr>
        <w:fldChar w:fldCharType="begin"/>
      </w:r>
      <w:r w:rsidR="00920514">
        <w:rPr>
          <w:color w:val="000000"/>
        </w:rPr>
        <w:instrText xml:space="preserve"> ADDIN ZOTERO_ITEM CSL_CITATION {"citationID":"3eJvoSsy","properties":{"formattedCitation":"(Levin, 1992)","plainCitation":"(Levin, 1992)","noteIndex":0},"citationItems":[{"id":333,"uris":["http://zotero.org/users/6714553/items/MRG95YFS"],"itemData":{"id":333,"type":"article-journal","abstract":"It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Ecology","volume":"73","author":[{"family":"Levin","given":"Simon A."}],"issued":{"date-parts":[["1992"]]}}}],"schema":"https://github.com/citation-style-language/schema/raw/master/csl-citation.json"}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920514">
        <w:rPr>
          <w:color w:val="000000"/>
          <w:lang w:val="en-US"/>
        </w:rPr>
        <w:instrText xml:space="preserve"> ADDIN ZOTERO_ITEM CSL_CITATION {"citationID":"oZjwqD1z","properties":{"formattedCitation":"(Arrhenius, 1921)","plainCitation":"(Arrhenius, 1921)","dontUpdate":true,"noteIndex":0},"citationItems":[{"id":283,"uris":["http://zotero.org/users/6714553/items/HVIL43XP"],"itemData":{"id":283,"type":"article-journal","container-title":"Journal of Ecology","DOI":"10.2307/2255763","ISSN":"0022-0477","issue":"1","note":"publisher: [Wiley, British Ecological Society]","page":"95-99","source":"JSTOR","title":"Species and Area","volume":"9","author":[{"family":"Arrhenius","given":"Olof"}],"issued":{"date-parts":[["1921"]]}}}],"schema":"https://github.com/citation-style-language/schema/raw/master/csl-citation.json"}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920514">
        <w:rPr>
          <w:color w:val="000000"/>
          <w:lang w:val="en-US"/>
        </w:rPr>
        <w:instrText xml:space="preserve"> ADDIN ZOTERO_ITEM CSL_CITATION {"citationID":"Pc8QJ4OM","properties":{"formattedCitation":"(Preston, 1960)","plainCitation":"(Preston, 1960)","dontUpdate":true,"noteIndex":0},"citationItems":[{"id":579,"uris":["http://zotero.org/users/6714553/items/P5FRP69J"],"itemData":{"id":579,"type":"article-journal","container-title":"Ecology","DOI":"10.2307/1931793","ISSN":"1939-9170","issue":"4","language":"en","note":"_eprint: https://onlinelibrary.wiley.com/doi/pdf/10.2307/1931793","page":"611-627","source":"Wiley Online Library","title":"Time and Space and the Variation of Species","volume":"41","author":[{"family":"Preston","given":"F. W."}],"issued":{"date-parts":[["1960"]]}}}],"schema":"https://github.com/citation-style-language/schema/raw/master/csl-citation.json"}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ins w:id="12" w:author="Leroy Francois" w:date="2022-10-10T17:19:00Z">
        <w:r w:rsidR="006957DA">
          <w:rPr>
            <w:color w:val="000000"/>
            <w:lang w:val="en-US"/>
          </w:rPr>
          <w:t xml:space="preserve"> </w:t>
        </w:r>
        <w:r w:rsidR="006957DA" w:rsidRPr="006957DA">
          <w:rPr>
            <w:color w:val="0070C0"/>
            <w:lang w:val="en-US"/>
            <w:rPrChange w:id="13" w:author="Leroy Francois" w:date="2022-10-10T17:19:00Z">
              <w:rPr>
                <w:color w:val="000000"/>
                <w:lang w:val="en-US"/>
              </w:rPr>
            </w:rPrChange>
          </w:rPr>
          <w:t>and their formulations of the species-area and species-time relationships</w:t>
        </w:r>
      </w:ins>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920514">
        <w:rPr>
          <w:color w:val="000000"/>
        </w:rPr>
        <w:instrText xml:space="preserve"> ADDIN ZOTERO_ITEM CSL_CITATION {"citationID":"uB9GZGmo","properties":{"formattedCitation":"(Rahbek, 2005; Storch et al., 2007)","plainCitation":"(Rahbek, 2005; Storch et al., 2007)","noteIndex":0},"citationItems":[{"id":94,"uris":["http://zotero.org/users/6714553/items/AZ44BGCP"],"itemData":{"id":94,"type":"article-journal","abstract":"Despite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patterns","volume":"8","author":[{"family":"Rahbek","given":"Carsten"}],"issued":{"date-parts":[["2005"]]}}},{"id":584,"uris":["http://zotero.org/users/6714553/items/XBD3NK4I"],"itemData":{"id":584,"type":"book","abstract":"We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r>
        <w:rPr>
          <w:i/>
          <w:color w:val="000000"/>
          <w:highlight w:val="white"/>
        </w:rPr>
        <w:t>i.e.</w:t>
      </w:r>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920514">
        <w:rPr>
          <w:highlight w:val="white"/>
        </w:rPr>
        <w:instrText xml:space="preserve"> ADDIN ZOTERO_ITEM CSL_CITATION {"citationID":"jnEkxqg5","properties":{"formattedCitation":"(Dungan et al., 2002)","plainCitation":"(Dungan et al., 2002)","dontUpdate":true,"noteIndex":0},"citationItems":[{"id":580,"uris":["http://zotero.org/users/6714553/items/5ZCQP5RQ"],"itemData":{"id":580,"type":"article-journal","abstract":"Concepts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analysis","volume":"25","author":[{"family":"Dungan","given":"J. L."},{"family":"Perry","given":"J. N."},{"family":"Dale","given":"M. R. T."},{"family":"Legendre","given":"P."},{"family":"Citron-Pousty","given":"S."},{"family":"Fortin","given":"M.-J."},{"family":"Jakomulska","given":"A."},{"family":"Miriti","given":"M."},{"family":"Rosenberg","given":"M. S."}],"issued":{"date-parts":[["2002"]]}}}],"schema":"https://github.com/citation-style-language/schema/raw/master/csl-citation.json"}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lastRenderedPageBreak/>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w:t>
      </w:r>
      <w:r w:rsidR="002C625D">
        <w:rPr>
          <w:color w:val="000000"/>
          <w:highlight w:val="white"/>
        </w:rPr>
        <w:t xml:space="preserve">, </w:t>
      </w:r>
      <w:bookmarkStart w:id="14" w:name="_Hlk116392912"/>
      <w:r w:rsidR="002C625D" w:rsidRPr="002C625D">
        <w:rPr>
          <w:i/>
          <w:iCs/>
          <w:color w:val="0070C0"/>
          <w:highlight w:val="white"/>
        </w:rPr>
        <w:t xml:space="preserve">i.e. </w:t>
      </w:r>
      <w:r w:rsidR="002C625D" w:rsidRPr="002C625D">
        <w:rPr>
          <w:color w:val="0070C0"/>
        </w:rPr>
        <w:t>the duration of a single census session at which biodiversity is assessed</w:t>
      </w:r>
      <w:r w:rsidRPr="002C625D">
        <w:rPr>
          <w:color w:val="0070C0"/>
          <w:highlight w:val="white"/>
        </w:rPr>
        <w:t>,</w:t>
      </w:r>
      <w:bookmarkEnd w:id="14"/>
      <w:r w:rsidRPr="002C625D">
        <w:rPr>
          <w:color w:val="0070C0"/>
          <w:highlight w:val="white"/>
        </w:rPr>
        <w:t xml:space="preserve"> </w:t>
      </w:r>
      <w:r>
        <w:rPr>
          <w:color w:val="000000"/>
          <w:highlight w:val="white"/>
        </w:rPr>
        <w:t xml:space="preserve">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920514">
        <w:rPr>
          <w:highlight w:val="white"/>
        </w:rPr>
        <w:instrText xml:space="preserve"> ADDIN ZOTERO_ITEM CSL_CITATION {"citationID":"pELIbxrs","properties":{"formattedCitation":"(Adler &amp; Lauenroth, 2003)","plainCitation":"(Adler &amp; Lauenroth, 2003)","dontUpdate":true,"noteIndex":0},"citationItems":[{"id":192,"uris":["http://zotero.org/users/6714553/items/C662XBZP"],"itemData":{"id":192,"type":"article-journal","abstract":"The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time","volume":"6","author":[{"family":"Adler","given":"Peter B."},{"family":"Lauenroth","given":"William K."}],"issued":{"date-parts":[["2003"]]}}}],"schema":"https://github.com/citation-style-language/schema/raw/master/csl-citation.json"}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w:t>
      </w:r>
      <w:r w:rsidRPr="006D2539">
        <w:rPr>
          <w:color w:val="0070C0"/>
          <w:highlight w:val="white"/>
          <w:rPrChange w:id="15" w:author="Leroy Francois" w:date="2022-10-10T17:08:00Z">
            <w:rPr>
              <w:highlight w:val="white"/>
            </w:rPr>
          </w:rPrChange>
        </w:rPr>
        <w:t>although</w:t>
      </w:r>
      <w:ins w:id="16" w:author="Leroy Francois" w:date="2022-10-10T17:03:00Z">
        <w:r w:rsidR="006D2539" w:rsidRPr="006D2539">
          <w:rPr>
            <w:color w:val="0070C0"/>
            <w:highlight w:val="white"/>
            <w:rPrChange w:id="17" w:author="Leroy Francois" w:date="2022-10-10T17:08:00Z">
              <w:rPr>
                <w:highlight w:val="white"/>
              </w:rPr>
            </w:rPrChange>
          </w:rPr>
          <w:t xml:space="preserve"> </w:t>
        </w:r>
      </w:ins>
      <w:ins w:id="18" w:author="Leroy Francois" w:date="2022-10-10T17:08:00Z">
        <w:r w:rsidR="006D2539" w:rsidRPr="006D2539">
          <w:rPr>
            <w:color w:val="0070C0"/>
            <w:rPrChange w:id="19" w:author="Leroy Francois" w:date="2022-10-10T17:08:00Z">
              <w:rPr/>
            </w:rPrChange>
          </w:rPr>
          <w:t>it is expected to strongly affect observed biodiversity trends, just like spatial scaling</w:t>
        </w:r>
        <w:r w:rsidR="006D2539">
          <w:rPr>
            <w:color w:val="0070C0"/>
          </w:rPr>
          <w:t xml:space="preserve"> </w:t>
        </w:r>
      </w:ins>
      <w:del w:id="20" w:author="Leroy Francois" w:date="2022-10-10T17:08:00Z">
        <w:r w:rsidDel="006D2539">
          <w:rPr>
            <w:highlight w:val="white"/>
          </w:rPr>
          <w:delText xml:space="preserve"> </w:delText>
        </w:r>
      </w:del>
      <w:del w:id="21" w:author="Leroy Francois" w:date="2022-10-10T17:02:00Z">
        <w:r w:rsidDel="006D2539">
          <w:rPr>
            <w:highlight w:val="white"/>
          </w:rPr>
          <w:delText>it should also</w:delText>
        </w:r>
      </w:del>
      <w:del w:id="22" w:author="Leroy Francois" w:date="2022-10-10T17:08:00Z">
        <w:r w:rsidDel="006D2539">
          <w:rPr>
            <w:highlight w:val="white"/>
          </w:rPr>
          <w:delText xml:space="preserve"> strongly affect observed biodiversity trends </w:delText>
        </w:r>
      </w:del>
      <w:r w:rsidR="00190067">
        <w:rPr>
          <w:highlight w:val="white"/>
        </w:rPr>
        <w:fldChar w:fldCharType="begin"/>
      </w:r>
      <w:r w:rsidR="00920514">
        <w:rPr>
          <w:highlight w:val="white"/>
        </w:rPr>
        <w:instrText xml:space="preserve"> ADDIN ZOTERO_ITEM CSL_CITATION {"citationID":"OaGxYmAk","properties":{"formattedCitation":"(Foote, 1994)","plainCitation":"(Foote, 1994)","noteIndex":0},"citationItems":[{"id":256,"uris":["http://zotero.org/users/6714553/items/836ZCJ76"],"itemData":{"id":256,"type":"article-journal","abstract":"Many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metrics","volume":"20","author":[{"family":"Foote","given":"Mike"}],"issued":{"date-parts":[["1994"]],"season":"ed"}}}],"schema":"https://github.com/citation-style-language/schema/raw/master/csl-citation.json"}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67300A3E"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r w:rsidR="00241A8B">
        <w:t>number</w:t>
      </w:r>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920514">
        <w:instrText xml:space="preserve"> ADDIN ZOTERO_ITEM CSL_CITATION {"citationID":"yHCXMB2m","properties":{"formattedCitation":"(Whittaker, 1960)","plainCitation":"(Whittaker, 1960)","dontUpdate":true,"noteIndex":0},"citationItems":[{"id":152,"uris":["http://zotero.org/users/6714553/items/QBFZMVKZ"],"itemData":{"id":152,"type":"article-journal","container-title":"Ecological Monographs","DOI":"10.2307/1943563","ISSN":"1557-7015","issue":"3","language":"en","note":"_eprint: https://esajournals.onlinelibrary.wiley.com/doi/pdf/10.2307/1943563","page":"279-338","source":"Wiley Online Library","title":"Vegetation of the Siskiyou Mountains, Oregon and California","volume":"30","author":[{"family":"Whittaker","given":"R. H."}],"issued":{"date-parts":[["1960"]]}}}],"schema":"https://github.com/citation-style-language/schema/raw/master/csl-citation.json"}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920514">
        <w:instrText xml:space="preserve"> ADDIN ZOTERO_ITEM CSL_CITATION {"citationID":"DrS4R3hb","properties":{"formattedCitation":"(Shannon, 1948; Simpson, 1949)","plainCitation":"(Shannon, 1948; Simpson, 1949)","dontUpdate":true,"noteIndex":0},"citationItems":[{"id":154,"uris":["http://zotero.org/users/6714553/items/GR46RW3T"],"itemData":{"id":154,"type":"article-journal","abstract":"The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Journal","DOI":"10.1002/j.1538-7305.1948.tb01338.x","ISSN":"0005-8580","issue":"3","note":"event-title: The Bell System Technical Journal","page":"379-423","source":"IEEE Xplore","title":"A mathematical theory of communication","volume":"27","author":[{"family":"Shannon","given":"C. E."}],"issued":{"date-parts":[["1948",7]]}}},{"id":149,"uris":["http://zotero.org/users/6714553/items/VP6CJST8"],"itemData":{"id":149,"type":"article-journal","abstract":"THE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constants.","container-title":"Nature","DOI":"10.1038/163688a0","ISSN":"1476-4687","issue":"4148","language":"en","license":"1949 Nature Publishing Group","note":"Bandiera_abtest: a\nCg_type: Nature Research Journals\nnumber: 4148\nPrimary_atype: Research\npublisher: Nature Publishing Group","page":"688-688","source":"www.nature.com","title":"Measurement of Diversity","volume":"163","author":[{"family":"Simpson","given":"E. H."}],"issued":{"date-parts":[["1949",4]]}}}],"schema":"https://github.com/citation-style-language/schema/raw/master/csl-citation.json"}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920514">
        <w:instrText xml:space="preserve"> ADDIN ZOTERO_ITEM CSL_CITATION {"citationID":"die0o6ja","properties":{"formattedCitation":"(Hill, 1973)","plainCitation":"(Hill, 1973)","noteIndex":0},"citationItems":[{"id":148,"uris":["http://zotero.org/users/6714553/items/YCVTVRWQ"],"itemData":{"id":148,"type":"article-journal","abstract":"Three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Evenness","volume":"54","author":[{"family":"Hill","given":"M. O."}],"issued":{"date-parts":[["1973"]]}}}],"schema":"https://github.com/citation-style-language/schema/raw/master/csl-citation.json"}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920514">
        <w:instrText xml:space="preserve"> ADDIN ZOTERO_ITEM CSL_CITATION {"citationID":"0HWfJgAN","properties":{"formattedCitation":"(Whittaker, 1972)","plainCitation":"(Whittaker, 1972)","dontUpdate":true,"noteIndex":0},"citationItems":[{"id":158,"uris":["http://zotero.org/users/6714553/items/WDNNN93L"],"itemData":{"id":158,"type":"article-journal","abstract":"Given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Diversity","volume":"21","author":[{"family":"Whittaker","given":"R. H."}],"issued":{"date-parts":[["1972"]]}}}],"schema":"https://github.com/citation-style-language/schema/raw/master/csl-citation.json"}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920514">
        <w:instrText xml:space="preserve"> ADDIN ZOTERO_ITEM CSL_CITATION {"citationID":"TIDeoeH1","properties":{"formattedCitation":"(Koleff et al., 2003)","plainCitation":"(Koleff et al., 2003)","noteIndex":0},"citationItems":[{"id":198,"uris":["http://zotero.org/users/6714553/items/LT6HXWNX"],"itemData":{"id":198,"type":"article-journal","container-title":"Journal of Animal Ecology","DOI":"10.1046/j.1365-2656.2003.00710.x","ISSN":"0021-8790, 1365-2656","issue":"3","journalAbbreviation":"J Anim Ecology","language":"en","page":"367-382","source":"DOI.org (Crossref)","title":"Measuring beta diversity for presence-absence data","volume":"72","author":[{"family":"Koleff","given":"Patricia"},{"family":"Gaston","given":"Kevin J."},{"family":"Lennon","given":"Jack J."}],"issued":{"date-parts":[["2003",5]]}}}],"schema":"https://github.com/citation-style-language/schema/raw/master/csl-citation.json"}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w:t>
      </w:r>
      <w:r>
        <w:lastRenderedPageBreak/>
        <w:t xml:space="preserve">addition, functional and phylogenetic diversity can provide supplementary information on the community structure and its dynamic </w:t>
      </w:r>
      <w:r w:rsidR="00103245">
        <w:fldChar w:fldCharType="begin"/>
      </w:r>
      <w:r w:rsidR="00920514">
        <w:instrText xml:space="preserve"> ADDIN ZOTERO_ITEM CSL_CITATION {"citationID":"Q7c99utw","properties":{"formattedCitation":"(McGill et al., 2006; Mouquet et al., 2012; Webb et al., 2002)","plainCitation":"(McGill et al., 2006; Mouquet et al., 2012; Webb et al., 2002)","dontUpdate":true,"noteIndex":0},"citationItems":[{"id":598,"uris":["http://zotero.org/users/6714553/items/6ULHDCWR"],"itemData":{"id":598,"type":"article-journal","abstract":"There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traits","volume":"21","author":[{"family":"McGill","given":"Brian J."},{"family":"Enquist","given":"Brian J."},{"family":"Weiher","given":"Evan"},{"family":"Westoby","given":"Mark"}],"issued":{"date-parts":[["2006",4,1]]}}},{"id":599,"uris":["http://zotero.org/users/6714553/items/TEX5ILMS"],"itemData":{"id":599,"type":"article-journal","abstract":"Ecophylogenetics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P."},{"family":"Thébault","given":"Elisa"},{"family":"Thuiller","given":"Wilfried"}],"issued":{"date-parts":[["2012"]]}}},{"id":600,"uris":["http://zotero.org/users/6714553/items/TGTEJI4X"],"itemData":{"id":600,"type":"article-journal","abstract":"As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w:instrText>
      </w:r>
      <w:r w:rsidR="00920514" w:rsidRPr="00920514">
        <w:rPr>
          <w:lang w:val="fr-FR"/>
        </w:rPr>
        <w:instrText xml:space="preserve">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Ecology","volume":"33","author":[{"family":"Webb","given":"Campbell O."},{"family":"Ackerly","given":"David D."},{"family":"McPeek","given":"Mark A."},{"family":"Donoghue","given":"Michael J."}],"issued":{"date-parts":[["2002"]]}}}],"schema":"https://github.com/citation-style-language/schema/raw/master/csl-citation.json"}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920514">
        <w:instrText xml:space="preserve"> ADDIN ZOTERO_ITEM CSL_CITATION {"citationID":"JjMvrLOu","properties":{"formattedCitation":"(Fraixedas et al., 2020)","plainCitation":"(Fraixedas et al., 2020)","noteIndex":0},"citationItems":[{"id":591,"uris":["http://zotero.org/users/6714553/items/C5ME9YPN"],"itemData":{"id":591,"type":"article-journal","abstract":"The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920514">
        <w:instrText xml:space="preserve"> ADDIN ZOTERO_ITEM CSL_CITATION {"citationID":"HpIuiCmc","properties":{"formattedCitation":"(Gregory et al., 2007; Gregory &amp; Strien, 2010)","plainCitation":"(Gregory et al., 2007; Gregory &amp; Strien, 2010)","dontUpdate":true,"noteIndex":0},"citationItems":[{"id":106,"uris":["http://zotero.org/users/6714553/items/2DZENIUE"],"itemData":{"id":106,"type":"article-journal","abstract":"We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Europe","volume":"149","author":[{"family":"Gregory","given":"Richard D."},{"family":"Vorisek","given":"Petr"},{"family":"Strien","given":"Arco Van"},{"family":"Meyling","given":"Adriaan W. Gmelig"},{"family":"Jiguet","given":"Frédéric"},{"family":"Fornasari","given":"Lorenzo"},{"family":"Reif","given":"Jiri"},{"family":"Chylarecki","given":"Przemek"},{"family":"Burfield","given":"Ian J."}],"issued":{"date-parts":[["2007"]]}}},{"id":105,"uris":["http://zotero.org/users/6714553/items/P4NX4LAU"],"itemData":{"id":105,"type":"article-journal","abstract":"World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920514">
        <w:instrText xml:space="preserve"> ADDIN ZOTERO_ITEM CSL_CITATION {"citationID":"AwVkx00f","properties":{"formattedCitation":"(Bowler &amp; B\\uc0\\u246{}hning-Gaese, 2017; Devictor et al., 2008)","plainCitation":"(Bowler &amp; Böhning-Gaese, 2017; Devictor et al., 2008)","dontUpdate":true,"noteIndex":0},"citationItems":[{"id":87,"uris":["http://zotero.org/users/6714553/items/D868ESJE"],"itemData":{"id":87,"type":"article-journal","abstract":"Climate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volume":"12","author":[{"family":"Bowler","given":"Diana"},{"family":"Böhning-Gaese","given":"Katrin"}],"issued":{"date-parts":[["2017",9,12]]}}},{"id":404,"uris":["http://zotero.org/users/6714553/items/LI5GY55I"],"itemData":{"id":404,"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volume":"17","author":[{"family":"Devictor","given":"Vincent"},{"family":"Julliard","given":"Romain"},{"family":"Clavel","given":"Joanne"},{"family":"Jiguet","given":"Frédéric"},{"family":"Lee","given":"Alexandre"},{"family":"Couvet","given":"Denis"}],"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2DCDC363" w:rsidR="002E671A" w:rsidRDefault="0042697E" w:rsidP="00DE0657">
      <w:r>
        <w:t>While spatio-temporal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920514">
        <w:instrText xml:space="preserve"> ADDIN ZOTERO_ITEM CSL_CITATION {"citationID":"fee2kbKG","properties":{"formattedCitation":"(Adler et al., 2005)","plainCitation":"(Adler et al., 2005)","dontUpdate":true,"noteIndex":0},"citationItems":[{"id":92,"uris":["http://zotero.org/users/6714553/items/PNBV2LTH"],"itemData":{"id":92,"type":"article-journal","abstract":"The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Relationship","volume":"86","author":[{"family":"Adler","given":"Peter B."},{"family":"White","given":"Ethan P."},{"family":"Lauenroth","given":"William K."},{"family":"Kaufman","given":"Dawn M."},{"family":"Rassweiler","given":"Andrew"},{"family":"Rusak","given":"James A."}],"issued":{"date-parts":[["2005"]]}}}],"schema":"https://github.com/citation-style-language/schema/raw/master/csl-citation.json"}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920514">
        <w:instrText xml:space="preserve"> ADDIN ZOTERO_ITEM CSL_CITATION {"citationID":"tlEMkKJ7","properties":{"formattedCitation":"(McGill et al., 2015)","plainCitation":"(McGill et al., 2015)","noteIndex":0},"citationItems":[{"id":337,"uris":["http://zotero.org/users/6714553/items/YSFSMRW7"],"itemData":{"id":337,"type":"article-journal","container-title":"Trends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w:t>
      </w:r>
      <w:r w:rsidR="001B73BF">
        <w:t xml:space="preserve"> </w:t>
      </w:r>
      <w:r>
        <w:t xml:space="preserve">the </w:t>
      </w:r>
      <w:r w:rsidR="00A601B4">
        <w:t>most common</w:t>
      </w:r>
      <w:r>
        <w:t xml:space="preserve"> trend across all metrics</w:t>
      </w:r>
      <w:r w:rsidR="001B73BF">
        <w:t xml:space="preserve"> within the </w:t>
      </w:r>
      <w:r w:rsidR="00AD6700">
        <w:t>studied</w:t>
      </w:r>
      <w:r w:rsidR="001B73BF">
        <w:t xml:space="preserve"> regions</w:t>
      </w:r>
      <w:r w:rsidR="007964C9">
        <w:t xml:space="preserve"> </w:t>
      </w:r>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r w:rsidR="0078624E">
        <w:t>conclusions</w:t>
      </w:r>
      <w:r>
        <w:t xml:space="preserve">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7878F314"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920514">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2013)","dontUpdate":true,"noteIndex":0},"citationItems":[{"id":280,"uris":["http://zotero.org/users/6714553/items/TWJQKLYE"],"itemData":{"id":280,"type":"article-journal","abstract":"Potápek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164,"uris":["http://zotero.org/users/6714553/items/MZAG65CN"],"itemData":{"id":164,"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volume":"44","author":[{"family":"Jiguet","given":"Frédéric"},{"family":"Devictor","given":"Vincent"},{"family":"Julliard","given":"Romain"},{"family":"Couvet","given":"Denis"}],"issued":{"date-parts":[["2012",10,1]]}}},{"id":607,"uris":["http://zotero.org/users/6714553/items/PN98AM4W"],"itemData":{"id":607,"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issued":{"date-parts":[["2021",1,1]]}}},{"id":603,"uris":["http://zotero.org/users/6714553/items/CVAG9DJA"],"itemData":{"id":603,"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1966–2011","author":[{"family":"Sauer","given":"John R."},{"family":"Link","given":"William A."},{"family":"Fallon","given":"Jane E."},{"family":"Pardieck","given":"Keith L."},{"family":"Ziolkowski","given":"David J.","suffix":"Jr."}],"issued":{"date-parts":[["2013",8,1]]}}}],"schema":"https://github.com/citation-style-language/schema/raw/master/csl-citation.json"}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w:t>
      </w:r>
      <w:r w:rsidR="004327CB">
        <w:rPr>
          <w:lang w:val="en-US"/>
        </w:rPr>
        <w:t>,</w:t>
      </w:r>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w:t>
      </w:r>
      <w:r>
        <w:lastRenderedPageBreak/>
        <w:t xml:space="preserve">and thus many volunteers are motivated to participate on citizen-science projects </w:t>
      </w:r>
      <w:r w:rsidR="00263E62">
        <w:fldChar w:fldCharType="begin"/>
      </w:r>
      <w:r w:rsidR="00920514">
        <w:instrText xml:space="preserve"> ADDIN ZOTERO_ITEM CSL_CITATION {"citationID":"eZVxcjrT","properties":{"formattedCitation":"(Sullivan et al., 2009)","plainCitation":"(Sullivan et al., 2009)","dontUpdate":true,"noteIndex":0},"citationItems":[{"id":578,"uris":["http://zotero.org/users/6714553/items/PE46II9T"],"itemData":{"id":578,"type":"article-journal","abstract":"New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sciences","title-short":"eBird","volume":"142","author":[{"family":"Sullivan","given":"Brian L."},{"family":"Wood","given":"Christopher L."},{"family":"Iliff","given":"Marshall J."},{"family":"Bonney","given":"Rick E."},{"family":"Fink","given":"Daniel"},{"family":"Kelling","given":"Steve"}],"issued":{"date-parts":[["2009",10,1]]}}}],"schema":"https://github.com/citation-style-language/schema/raw/master/csl-citation.json"}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w:t>
      </w:r>
      <w:r w:rsidR="00A86915">
        <w:t>y</w:t>
      </w:r>
      <w:r>
        <w:t xml:space="preserve"> dynamic in a context of increasing anthropogenic impacts and climate change</w:t>
      </w:r>
      <w:r w:rsidR="00263E62">
        <w:t xml:space="preserve"> </w:t>
      </w:r>
      <w:r w:rsidR="00263E62">
        <w:fldChar w:fldCharType="begin"/>
      </w:r>
      <w:r w:rsidR="00920514">
        <w:instrText xml:space="preserve"> ADDIN ZOTERO_ITEM CSL_CITATION {"citationID":"8ycNcvMO","properties":{"formattedCitation":"(Fricke et al., 2022)","plainCitation":"(Fricke et al., 2022)","noteIndex":0},"citationItems":[{"id":38,"uris":["http://zotero.org/users/6714553/items/VPUS4R6G"],"itemData":{"id":38,"type":"article-journal","abstract":"Declines in seed-dispersing animals have reduced the ability of plants to adapt to climate change by shifting their ranges.","archive_location":"world","container-title":"Science","DOI":"10.1126/science.abk3510","language":"EN","license":"Copyright © 2022 The Authors, some rights reserved; exclusive licensee American Association for the Advancement of Science. No claim to original U.S. Government Works","note":"publisher: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01394D66"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(sR), functional richness (fR), evenness (Eve), functional evenness (fEve), diversity (Div), functional diversity (fDiv), temporal beta-diversity (tBetaDiv), spatial beta-diversity (sBetaDiv), functional spatial beta-diversity (fsBetaDiv), gamma-diversity (gammaDiv</w:t>
      </w:r>
      <w:r w:rsidR="00931EC6">
        <w:rPr>
          <w:i/>
        </w:rPr>
        <w:t xml:space="preserve">, </w:t>
      </w:r>
      <w:r w:rsidR="00931EC6" w:rsidRPr="00931EC6">
        <w:rPr>
          <w:iCs/>
        </w:rPr>
        <w:t>as used</w:t>
      </w:r>
      <w:r w:rsidR="00931EC6">
        <w:rPr>
          <w:i/>
        </w:rPr>
        <w:t xml:space="preserve"> </w:t>
      </w:r>
      <w:r w:rsidR="00931EC6">
        <w:rPr>
          <w:iCs/>
        </w:rPr>
        <w:t xml:space="preserve">in </w:t>
      </w:r>
      <w:r w:rsidR="00931EC6">
        <w:rPr>
          <w:iCs/>
        </w:rPr>
        <w:fldChar w:fldCharType="begin"/>
      </w:r>
      <w:r w:rsidR="00920514">
        <w:rPr>
          <w:iCs/>
        </w:rPr>
        <w:instrText xml:space="preserve"> ADDIN ZOTERO_ITEM CSL_CITATION {"citationID":"artgtji6hi","properties":{"formattedCitation":"\\uldash{(Monnet et al., 2014)}","plainCitation":"(Monnet et al., 2014)","dontUpdate":true,"noteIndex":0},"citationItems":[{"id":552,"uris":["http://zotero.org/users/6714553/items/GFGBRXBP"],"itemData":{"id":552,"type":"article-journal","abstract":"Aim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sidR="00931EC6">
        <w:rPr>
          <w:iCs/>
        </w:rPr>
        <w:fldChar w:fldCharType="separate"/>
      </w:r>
      <w:r w:rsidR="00931EC6" w:rsidRPr="00931EC6">
        <w:t xml:space="preserve">Monnet </w:t>
      </w:r>
      <w:r w:rsidR="00931EC6" w:rsidRPr="00931EC6">
        <w:rPr>
          <w:i/>
          <w:iCs/>
        </w:rPr>
        <w:t>et al.</w:t>
      </w:r>
      <w:r w:rsidR="00931EC6" w:rsidRPr="00931EC6">
        <w:t>, 2014</w:t>
      </w:r>
      <w:r w:rsidR="00931EC6" w:rsidRPr="00931EC6">
        <w:rPr>
          <w:u w:val="dash"/>
        </w:rPr>
        <w:t>)</w:t>
      </w:r>
      <w:r w:rsidR="00931EC6">
        <w:rPr>
          <w:iCs/>
        </w:rPr>
        <w:fldChar w:fldCharType="end"/>
      </w:r>
      <w:r>
        <w:rPr>
          <w:i/>
        </w:rPr>
        <w:t xml:space="preserve">, functional gamma-diversity (fgammaDiv) </w:t>
      </w:r>
      <w:r>
        <w:t xml:space="preserve">and </w:t>
      </w:r>
      <w:r>
        <w:rPr>
          <w:i/>
        </w:rPr>
        <w:t>phylogenetic diversity (pDiv)</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r>
        <w:rPr>
          <w:i/>
        </w:rPr>
        <w:t xml:space="preserve">e.g. </w:t>
      </w:r>
      <w:r>
        <w:t xml:space="preserve">Jaccard similarity index, turnover). Here, we consider </w:t>
      </w:r>
      <w:r>
        <w:rPr>
          <w:i/>
        </w:rPr>
        <w:t xml:space="preserve">beta-diversity </w:t>
      </w:r>
      <w:r>
        <w:t xml:space="preserve">as dissimilarity indices. </w:t>
      </w:r>
    </w:p>
    <w:p w14:paraId="38B5E0D4" w14:textId="59EB50EA" w:rsidR="002E671A" w:rsidRDefault="0042697E" w:rsidP="00100B57">
      <w:r>
        <w:t xml:space="preserve">We only considered articles for which there were </w:t>
      </w:r>
      <w:r>
        <w:rPr>
          <w:b/>
        </w:rPr>
        <w:t>spatial replicates</w:t>
      </w:r>
      <w:r>
        <w:t xml:space="preserve">, </w:t>
      </w:r>
      <w:r>
        <w:rPr>
          <w:i/>
        </w:rPr>
        <w:t>i.e.</w:t>
      </w:r>
      <w:r>
        <w:t xml:space="preserve"> where the trend of the metric was </w:t>
      </w:r>
      <w:r>
        <w:rPr>
          <w:i/>
        </w:rPr>
        <w:t xml:space="preserve">assessed at several locations at a given spatial grain </w:t>
      </w:r>
      <w:r>
        <w:t xml:space="preserve">(except for the global scale). </w:t>
      </w:r>
      <w:r w:rsidR="00A82DD6">
        <w:t xml:space="preserve">For instance, </w:t>
      </w:r>
      <w:r w:rsidR="00A82DD6" w:rsidRPr="00A82DD6">
        <w:fldChar w:fldCharType="begin"/>
      </w:r>
      <w:r w:rsidR="00920514">
        <w:instrText xml:space="preserve"> ADDIN ZOTERO_ITEM CSL_CITATION {"citationID":"a24bok4pp71","properties":{"formattedCitation":"\\uldash{(Barnagaud et al., 2017)}","plainCitation":"(Barnagaud et al., 2017)","dontUpdate":true,"noteIndex":0},"citationItems":[{"id":102,"uris":["http://zotero.org/users/6714553/items/P7GKJZXC"],"itemData":{"id":102,"type":"article-journal","abstract":"Global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sidR="00A82DD6" w:rsidRPr="00A82DD6">
        <w:fldChar w:fldCharType="separate"/>
      </w:r>
      <w:r w:rsidR="00A82DD6" w:rsidRPr="00A82DD6">
        <w:t xml:space="preserve">Barnagaud </w:t>
      </w:r>
      <w:r w:rsidR="00A82DD6" w:rsidRPr="00A82DD6">
        <w:rPr>
          <w:i/>
          <w:iCs/>
        </w:rPr>
        <w:t>et al.</w:t>
      </w:r>
      <w:r w:rsidR="00A82DD6" w:rsidRPr="00A82DD6">
        <w:t xml:space="preserve"> (2017)</w:t>
      </w:r>
      <w:r w:rsidR="00A82DD6" w:rsidRPr="00A82DD6">
        <w:fldChar w:fldCharType="end"/>
      </w:r>
      <w:r w:rsidR="00A82DD6">
        <w:t xml:space="preserve"> uses 807 routes, which are spatial replicates, and the overall trend is assessed by averaging across these replicates. In contrast, </w:t>
      </w:r>
      <w:r w:rsidR="00A82DD6" w:rsidRPr="00A82DD6">
        <w:fldChar w:fldCharType="begin"/>
      </w:r>
      <w:r w:rsidR="00920514">
        <w:instrText xml:space="preserve"> ADDIN ZOTERO_ITEM CSL_CITATION {"citationID":"a3j1bqq1n8","properties":{"formattedCitation":"\\uldash{(Keller et al., 2020)}","plainCitation":"(Keller et al., 2020)","dontUpdate":true,"noteIndex":0},"citationItems":[{"id":553,"uris":["http://zotero.org/users/6714553/items/Y325WJZJ"],"itemData":{"id":553,"type":"book","abstract":"The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A82DD6" w:rsidRPr="00A82DD6">
        <w:fldChar w:fldCharType="separate"/>
      </w:r>
      <w:r w:rsidR="00A82DD6" w:rsidRPr="00A82DD6">
        <w:t xml:space="preserve">Keller </w:t>
      </w:r>
      <w:r w:rsidR="00A82DD6" w:rsidRPr="00A82DD6">
        <w:rPr>
          <w:i/>
          <w:iCs/>
        </w:rPr>
        <w:t>et al.</w:t>
      </w:r>
      <w:r w:rsidR="00A82DD6" w:rsidRPr="00A82DD6">
        <w:t xml:space="preserve"> (2020)</w:t>
      </w:r>
      <w:r w:rsidR="00A82DD6" w:rsidRPr="00A82DD6">
        <w:fldChar w:fldCharType="end"/>
      </w:r>
      <w:r w:rsidR="00A82DD6">
        <w:t xml:space="preserve"> uses </w:t>
      </w:r>
      <w:r w:rsidR="00FF2203">
        <w:t>2,972 grid cells as spatial replicates and the overall trend is the most common trend across all the cells.</w:t>
      </w:r>
      <w:r w:rsidR="00A82DD6">
        <w:t xml:space="preserve"> </w:t>
      </w:r>
      <w:r>
        <w:t xml:space="preserve">With these replications, the trend reported at one spatial grain is more general and reliable. </w:t>
      </w:r>
    </w:p>
    <w:p w14:paraId="347F005B" w14:textId="36BC1F08" w:rsidR="002E671A" w:rsidRDefault="0042697E" w:rsidP="00100B57">
      <w:r>
        <w:lastRenderedPageBreak/>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341B222C" w:rsidR="002E671A" w:rsidRDefault="0042697E" w:rsidP="00100B57">
      <w:r>
        <w:t xml:space="preserve">When the </w:t>
      </w:r>
      <w:r w:rsidR="00A24FD4">
        <w:t xml:space="preserve">average </w:t>
      </w:r>
      <w:r>
        <w:t>temporal trend</w:t>
      </w:r>
      <w:r w:rsidR="00A24FD4">
        <w:t xml:space="preserve"> over spatial replicates</w:t>
      </w:r>
      <w:r>
        <w:t xml:space="preserve"> was explicitly reported (either in a graph or text), we extracted the type of metric, the spatial grain of the trend (</w:t>
      </w:r>
      <w:r>
        <w:rPr>
          <w:i/>
        </w:rPr>
        <w:t>i.e.</w:t>
      </w:r>
      <w:r>
        <w:t xml:space="preserve"> the area at which the metric trend is assessed</w:t>
      </w:r>
      <w:r w:rsidR="00BC446B">
        <w:t xml:space="preserve"> </w:t>
      </w:r>
      <w:r w:rsidR="00BC446B">
        <w:rPr>
          <w:color w:val="0070C0"/>
        </w:rPr>
        <w:t>in km²</w:t>
      </w:r>
      <w:r>
        <w:t>), its temporal grain (</w:t>
      </w:r>
      <w:r>
        <w:rPr>
          <w:i/>
        </w:rPr>
        <w:t>i.e.</w:t>
      </w:r>
      <w:r>
        <w:t xml:space="preserve"> the temporal unit of the sampling plan</w:t>
      </w:r>
      <w:r w:rsidR="00BC446B">
        <w:t xml:space="preserve"> </w:t>
      </w:r>
      <w:r w:rsidR="00BC446B" w:rsidRPr="00BC446B">
        <w:rPr>
          <w:color w:val="0070C0"/>
        </w:rPr>
        <w:t>in decimal hours</w:t>
      </w:r>
      <w:r>
        <w:t>),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 xml:space="preserve">local </w:t>
      </w:r>
      <w:r w:rsidR="00BD0479">
        <w:rPr>
          <w:i/>
          <w:iCs/>
        </w:rPr>
        <w:t>≤</w:t>
      </w:r>
      <w:r w:rsidR="007F3F73">
        <w:rPr>
          <w:i/>
          <w:iCs/>
        </w:rPr>
        <w:t xml:space="preserve"> 50</w:t>
      </w:r>
      <w:r>
        <w:rPr>
          <w:i/>
        </w:rPr>
        <w:t>×50 km, regional &gt; 50×50 km, national</w:t>
      </w:r>
      <w:r>
        <w:t xml:space="preserve"> when entire countries are considered, and </w:t>
      </w:r>
      <w:r>
        <w:rPr>
          <w:i/>
        </w:rPr>
        <w:t>global</w:t>
      </w:r>
      <w:r>
        <w:t xml:space="preserve"> at the worldwide scale (for the latter, grain = extent).</w:t>
      </w:r>
    </w:p>
    <w:p w14:paraId="35EDF3E1" w14:textId="61AF6625"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920514">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2016)","dontUpdate":true,"noteIndex":0},"citationItems":[{"id":102,"uris":["http://zotero.org/users/6714553/items/P7GKJZXC"],"itemData":{"id":102,"type":"article-journal","abstract":"Global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id":550,"uris":["http://zotero.org/users/6714553/items/2NYEVMH3"],"itemData":{"id":550,"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A."},{"family":"Jetz","given":"Walter"}],"issued":{"date-parts":[["2017"]]}}},{"id":403,"uris":["http://zotero.org/users/6714553/items/QDXWHQ2I"],"itemData":{"id":403,"type":"article-journal","container-title":"Nature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A."},{"family":"Jetz","given":"Walter"}],"issued":{"date-parts":[["2018",12]]}}},{"id":546,"uris":["http://zotero.org/users/6714553/items/X452JEDH"],"itemData":{"id":546,"type":"article-journal","abstract":"Aim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A."}],"issued":{"date-parts":[["2006"]]}}},{"id":548,"uris":["http://zotero.org/users/6714553/items/874YS4CY"],"itemData":{"id":548,"type":"article-journal","abstract":"Understanding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Ming"},{"family":"Wilman","given":"Hamish"},{"family":"Jetz","given":"Walter"}],"issued":{"date-parts":[["2009",9,7]]}}},{"id":95,"uris":["http://zotero.org/users/6714553/items/HP3N27E3"],"itemData":{"id":95,"type":"article-journal","abstract":"Aim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E."}],"issued":{"date-parts":[["2015",2]]}}},{"id":165,"uris":["http://zotero.org/users/6714553/items/PSZ628GA"],"itemData":{"id":165,"type":"article-journal","abstract":"Although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w:instrText>
      </w:r>
      <w:r w:rsidR="00920514" w:rsidRPr="00920514">
        <w:rPr>
          <w:lang w:val="fr-FR"/>
        </w:rPr>
        <w:instrText xml:space="preserve">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r>
        <w:lastRenderedPageBreak/>
        <w:t xml:space="preserve">pseudoreplication, we discarded trends assessed at the same spatial grain with the same dataset and reporting the same direction of the trend; for instance, </w:t>
      </w:r>
      <w:r w:rsidR="000148E5">
        <w:fldChar w:fldCharType="begin"/>
      </w:r>
      <w:r w:rsidR="00920514">
        <w:instrText xml:space="preserve"> ADDIN ZOTERO_ITEM CSL_CITATION {"citationID":"CkYSWBzo","properties":{"formattedCitation":"(La Sorte, 2006)","plainCitation":"(La Sorte, 2006)","dontUpdate":true,"noteIndex":0},"citationItems":[{"id":546,"uris":["http://zotero.org/users/6714553/items/X452JEDH"],"itemData":{"id":546,"type":"article-journal","abstract":"Aim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w:instrText>
      </w:r>
      <w:r w:rsidR="00920514" w:rsidRPr="00920514">
        <w:rPr>
          <w:lang w:val="fr-FR"/>
        </w:rPr>
        <w:instrText xml:space="preserve">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920514">
        <w:rPr>
          <w:lang w:val="fr-FR"/>
        </w:rPr>
        <w:instrText xml:space="preserve"> ADDIN ZOTERO_ITEM CSL_CITATION {"citationID":"mIuXuvFI","properties":{"formattedCitation":"(La Sorte et al., 2009)","plainCitation":"(La Sorte et al., 2009)","dontUpdate":true,"noteIndex":0},"citationItems":[{"id":548,"uris":["http://zotero.org/users/6714553/items/874YS4CY"],"itemData":{"id":548,"type":"article-journal","abstract":"Understanding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r w:rsidRPr="00DE0657">
        <w:rPr>
          <w:lang w:val="fr-FR"/>
        </w:rPr>
        <w:t xml:space="preserve">reported an increase of species richness at local scales using the North American Breeding Bird Survey (BBS) and thus we decided to keep only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r>
        <w:rPr>
          <w:i/>
        </w:rPr>
        <w:t xml:space="preserve">i.e.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0B3B5FA0" w:rsidR="002E671A" w:rsidRDefault="0042697E" w:rsidP="00206812">
      <w:r>
        <w:t xml:space="preserve">The oldest and longest study </w:t>
      </w:r>
      <w:r w:rsidR="00981DD2">
        <w:fldChar w:fldCharType="begin"/>
      </w:r>
      <w:r w:rsidR="00920514">
        <w:instrText xml:space="preserve"> ADDIN ZOTERO_ITEM CSL_CITATION {"citationID":"c45jiL1V","properties":{"formattedCitation":"(Tingley &amp; Beissinger, 2013)","plainCitation":"(Tingley &amp; Beissinger, 2013)","noteIndex":0},"citationItems":[{"id":549,"uris":["http://zotero.org/users/6714553/items/4QJGSYQ4"],"itemData":{"id":549,"type":"article-journal","abstract":"Although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w:t>
      </w:r>
      <w:r w:rsidRPr="00BC446B">
        <w:rPr>
          <w:color w:val="0070C0"/>
        </w:rPr>
        <w:t>2</w:t>
      </w:r>
      <w:r w:rsidR="00082C59" w:rsidRPr="00BC446B">
        <w:rPr>
          <w:color w:val="0070C0"/>
        </w:rPr>
        <w:t>4</w:t>
      </w:r>
      <w:r>
        <w:t xml:space="preserve"> articles is </w:t>
      </w:r>
      <w:r>
        <w:rPr>
          <w:i/>
        </w:rPr>
        <w:t xml:space="preserve">ca. </w:t>
      </w:r>
      <w:r>
        <w:t xml:space="preserve">300,000 </w:t>
      </w:r>
      <w:r>
        <w:rPr>
          <w:i/>
        </w:rPr>
        <w:t>km²</w:t>
      </w:r>
      <w:r>
        <w:t xml:space="preserve">, with the smallest area of 267 </w:t>
      </w:r>
      <w:r>
        <w:rPr>
          <w:i/>
        </w:rPr>
        <w:t>km²</w:t>
      </w:r>
      <w:r>
        <w:t xml:space="preserve"> and the greatest </w:t>
      </w:r>
      <w:r>
        <w:lastRenderedPageBreak/>
        <w:t>representing the global land surface (Fig. 2b,c). Altogether, the 59 trends consist of 18 combinations of spatial grains and metrics. Studies reporting trends with spatial replicates were almost only found for Europe and North America. Only</w:t>
      </w:r>
      <w:r w:rsidR="00981DD2">
        <w:t xml:space="preserve"> </w:t>
      </w:r>
      <w:r w:rsidR="00981DD2">
        <w:fldChar w:fldCharType="begin"/>
      </w:r>
      <w:r w:rsidR="00920514">
        <w:instrText xml:space="preserve"> ADDIN ZOTERO_ITEM CSL_CITATION {"citationID":"XbZg5oua","properties":{"formattedCitation":"(Jarzyna &amp; Jetz, 2018)","plainCitation":"(Jarzyna &amp; Jetz, 2018)","dontUpdate":true,"noteIndex":0},"citationItems":[{"id":403,"uris":["http://zotero.org/users/6714553/items/QDXWHQ2I"],"itemData":{"id":403,"type":"article-journal","container-title":"Nature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920514">
        <w:instrText xml:space="preserve"> ADDIN ZOTERO_ITEM CSL_CITATION {"citationID":"Do29T0cM","properties":{"formattedCitation":"(Dornelas et al., 2014)","plainCitation":"(Dornelas et al., 2014)","dontUpdate":true,"noteIndex":0},"citationItems":[{"id":412,"uris":["http://zotero.org/users/6714553/items/FU8JRQUE"],"itemData":{"id":412,"type":"article-journal","abstract":"Changing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920514">
        <w:instrText xml:space="preserve"> ADDIN ZOTERO_ITEM CSL_CITATION {"citationID":"QTjdlKbK","properties":{"formattedCitation":"(Blowes et al., 2019; Dornelas et al., 2014)","plainCitation":"(Blowes et al., 2019; Dornelas et al., 2014)","dontUpdate":true,"noteIndex":0},"citationItems":[{"id":415,"uris":["http://zotero.org/users/6714553/items/NM9KYG5G"],"itemData":{"id":415,"type":"article-journal","abstract":"Spatial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30"/>
        <w:gridCol w:w="359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049066" cy="3036800"/>
                          </a:xfrm>
                          <a:prstGeom prst="rect">
                            <a:avLst/>
                          </a:prstGeom>
                          <a:ln/>
                        </pic:spPr>
                      </pic:pic>
                    </a:graphicData>
                  </a:graphic>
                </wp:inline>
              </w:drawing>
            </w:r>
          </w:p>
        </w:tc>
      </w:tr>
      <w:tr w:rsidR="002E671A" w14:paraId="0A07381F" w14:textId="77777777" w:rsidTr="00433168">
        <w:trPr>
          <w:trHeight w:val="5025"/>
        </w:trPr>
        <w:tc>
          <w:tcPr>
            <w:tcW w:w="503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lastRenderedPageBreak/>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162300" cy="3251200"/>
                          </a:xfrm>
                          <a:prstGeom prst="rect">
                            <a:avLst/>
                          </a:prstGeom>
                          <a:ln/>
                        </pic:spPr>
                      </pic:pic>
                    </a:graphicData>
                  </a:graphic>
                </wp:inline>
              </w:drawing>
            </w:r>
          </w:p>
        </w:tc>
        <w:tc>
          <w:tcPr>
            <w:tcW w:w="359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lastRenderedPageBreak/>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047875" cy="1600200"/>
                          </a:xfrm>
                          <a:prstGeom prst="rect">
                            <a:avLst/>
                          </a:prstGeom>
                          <a:ln/>
                        </pic:spPr>
                      </pic:pic>
                    </a:graphicData>
                  </a:graphic>
                </wp:inline>
              </w:drawing>
            </w:r>
          </w:p>
        </w:tc>
      </w:tr>
    </w:tbl>
    <w:p w14:paraId="5200B455" w14:textId="3DED2786" w:rsidR="002E671A" w:rsidRDefault="0042697E" w:rsidP="00206812">
      <w:r>
        <w:rPr>
          <w:b/>
          <w:i/>
        </w:rPr>
        <w:t>Figure 2</w:t>
      </w:r>
      <w:r>
        <w:rPr>
          <w:i/>
        </w:rPr>
        <w:t xml:space="preserve"> Temporal extents ranked by duration (a), and geographic extents (b, c) of 24 studies that we reviewed. Worldwide (</w:t>
      </w:r>
      <w:r w:rsidR="003676DA">
        <w:rPr>
          <w:i/>
        </w:rPr>
        <w:t xml:space="preserve">i.e. </w:t>
      </w:r>
      <w:r>
        <w:rPr>
          <w:i/>
        </w:rPr>
        <w:t xml:space="preserve">Dornelas </w:t>
      </w:r>
      <w:r w:rsidR="00237020" w:rsidRPr="00237020">
        <w:rPr>
          <w:i/>
          <w:iCs/>
        </w:rPr>
        <w:t>et al.</w:t>
      </w:r>
      <w:r>
        <w:rPr>
          <w:i/>
        </w:rPr>
        <w:t xml:space="preserve">, 2014; Blowes </w:t>
      </w:r>
      <w:r w:rsidR="00237020" w:rsidRPr="00237020">
        <w:rPr>
          <w:i/>
          <w:iCs/>
        </w:rPr>
        <w:t>et al.</w:t>
      </w:r>
      <w:r>
        <w:rPr>
          <w:i/>
        </w:rPr>
        <w:t>, 2019; Jarzyna and Jetz 2018) and European-wide (</w:t>
      </w:r>
      <w:r w:rsidR="003676DA">
        <w:rPr>
          <w:i/>
        </w:rPr>
        <w:t xml:space="preserve">i.e. </w:t>
      </w:r>
      <w:r>
        <w:rPr>
          <w:i/>
        </w:rPr>
        <w:t xml:space="preserve">Pilotto </w:t>
      </w:r>
      <w:r w:rsidR="00237020" w:rsidRPr="00237020">
        <w:rPr>
          <w:i/>
          <w:iCs/>
        </w:rPr>
        <w:t>et al.</w:t>
      </w:r>
      <w:r>
        <w:rPr>
          <w:i/>
        </w:rPr>
        <w:t xml:space="preserve">, 2020; Keller </w:t>
      </w:r>
      <w:r w:rsidR="00237020" w:rsidRPr="00237020">
        <w:rPr>
          <w:i/>
          <w:iCs/>
        </w:rPr>
        <w:t>et al.</w:t>
      </w:r>
      <w:r>
        <w:rPr>
          <w:i/>
        </w:rPr>
        <w:t>, 2020) studies are not represented.</w:t>
      </w:r>
      <w:r w:rsidR="00E32A42">
        <w:rPr>
          <w:i/>
        </w:rPr>
        <w:t xml:space="preserve"> </w:t>
      </w:r>
      <w:r w:rsidR="00E32A42" w:rsidRPr="00E32A42">
        <w:rPr>
          <w:i/>
        </w:rPr>
        <w:t>The size of the bird varies for aesthetic reasons, and bears no meaning.</w:t>
      </w:r>
    </w:p>
    <w:p w14:paraId="00130E21" w14:textId="77777777" w:rsidR="002E671A" w:rsidRDefault="0042697E" w:rsidP="00206812">
      <w:pPr>
        <w:pStyle w:val="Heading2"/>
        <w:spacing w:line="480" w:lineRule="auto"/>
      </w:pPr>
      <w:bookmarkStart w:id="23" w:name="_q8e2z2misnj0" w:colFirst="0" w:colLast="0"/>
      <w:bookmarkEnd w:id="23"/>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r>
        <w:rPr>
          <w:i/>
        </w:rPr>
        <w:t xml:space="preserve">i.e.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24" w:name="_crf2au54vp24" w:colFirst="0" w:colLast="0"/>
      <w:bookmarkEnd w:id="24"/>
      <w:r>
        <w:lastRenderedPageBreak/>
        <w:t>Trends by metric</w:t>
      </w:r>
    </w:p>
    <w:p w14:paraId="4649137F" w14:textId="4D9FE086" w:rsidR="002E671A" w:rsidRDefault="0042697E" w:rsidP="00206812">
      <w:r>
        <w:t xml:space="preserve">Among the different metrics, most of the examined studies deal with temporal trends of species richness (Fig. 3b, </w:t>
      </w:r>
      <w:r>
        <w:rPr>
          <w:i/>
        </w:rPr>
        <w:t>sR =</w:t>
      </w:r>
      <w:r>
        <w:t xml:space="preserve"> </w:t>
      </w:r>
      <w:r>
        <w:rPr>
          <w:i/>
        </w:rPr>
        <w:t>41</w:t>
      </w:r>
      <w:r w:rsidR="00E73F01">
        <w:rPr>
          <w:i/>
        </w:rPr>
        <w:t>%;</w:t>
      </w:r>
      <w:r>
        <w:t xml:space="preserve"> Supplementary Fig. 1b, </w:t>
      </w:r>
      <w:r>
        <w:rPr>
          <w:i/>
        </w:rPr>
        <w:t>sR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w:t>
      </w:r>
      <w:r w:rsidR="00376662">
        <w:t>β</w:t>
      </w:r>
      <w:r>
        <w:t xml:space="preserve">-diversity indices (both taxonomic and functional) mainly decrease whilst temporal </w:t>
      </w:r>
      <w:r w:rsidR="00376662">
        <w:t>β</w:t>
      </w:r>
      <w:r>
        <w:t xml:space="preserve">-diversity mainly increases. </w:t>
      </w:r>
    </w:p>
    <w:p w14:paraId="7C7DD3B0" w14:textId="77777777" w:rsidR="002E671A" w:rsidRDefault="0042697E" w:rsidP="00206812">
      <w:pPr>
        <w:pStyle w:val="Heading2"/>
        <w:spacing w:line="480" w:lineRule="auto"/>
      </w:pPr>
      <w:bookmarkStart w:id="25" w:name="_qvrwl3wa4yq2" w:colFirst="0" w:colLast="0"/>
      <w:bookmarkEnd w:id="25"/>
      <w:r>
        <w:t>Trends by spatial grain</w:t>
      </w:r>
    </w:p>
    <w:p w14:paraId="5FD3119A" w14:textId="48B61657" w:rsidR="002E671A" w:rsidRPr="00B40EC1" w:rsidRDefault="0042697E" w:rsidP="00206812">
      <w:r>
        <w:t xml:space="preserve">Trends of only three metrics are comparable through spatial scales (Fig. 3c): species richness, functional diversity and temporal </w:t>
      </w:r>
      <w:r w:rsidR="007B7D73">
        <w:t>β</w:t>
      </w:r>
      <w:r>
        <w:t xml:space="preserve">-diversity.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w:t>
      </w:r>
      <w:r w:rsidR="007B7D73">
        <w:t>β</w:t>
      </w:r>
      <w:r>
        <w:t>-diversity is mainly increasing at local and regional grains and is stable at global scale.</w:t>
      </w:r>
    </w:p>
    <w:p w14:paraId="3F57255A" w14:textId="77777777" w:rsidR="002E671A" w:rsidRDefault="0042697E" w:rsidP="00206812">
      <w:r>
        <w:rPr>
          <w:b/>
          <w:i/>
          <w:noProof/>
        </w:rPr>
        <w:lastRenderedPageBreak/>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1B30305D" w:rsidR="002E671A" w:rsidRPr="00B40EC1" w:rsidRDefault="0042697E" w:rsidP="00B40EC1">
      <w:pPr>
        <w:rPr>
          <w:b/>
          <w:i/>
        </w:rPr>
      </w:pPr>
      <w:r>
        <w:rPr>
          <w:b/>
          <w:i/>
        </w:rPr>
        <w:t xml:space="preserve">Figure 3 (in </w:t>
      </w:r>
      <w:r w:rsidR="00340111">
        <w:rPr>
          <w:b/>
          <w:i/>
        </w:rPr>
        <w:t>colours</w:t>
      </w:r>
      <w:r>
        <w:rPr>
          <w:b/>
          <w:i/>
        </w:rPr>
        <w:t xml:space="preserve">): </w:t>
      </w:r>
      <w:r>
        <w:rPr>
          <w:i/>
        </w:rPr>
        <w:t>Numbers of trends in each category (increase, stable, decrease) (a) for each spatial grain, (b) for each of the 12 metrics and (c) for each metric in each spatial grain. We accounted for pseudoreplication by removing the trends using the same datasets at the same spatial grain. Here, 46 trends from 21 articles are reported (out of 59 and 24, respectively). Note that each trend</w:t>
      </w:r>
      <w:r w:rsidR="000C2A0C">
        <w:rPr>
          <w:i/>
        </w:rPr>
        <w:t xml:space="preserve"> is an average trend from a given study, scale, and for a given metric, calculated over multiple sites (i.e. spatial replicates)</w:t>
      </w:r>
      <w:r>
        <w:rPr>
          <w:i/>
        </w:rPr>
        <w:t>. Abbreviations: 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2EF1F28D" w14:textId="77777777" w:rsidR="002E671A" w:rsidRDefault="0042697E" w:rsidP="00B40EC1">
      <w:pPr>
        <w:pStyle w:val="Heading1"/>
        <w:spacing w:line="480" w:lineRule="auto"/>
      </w:pPr>
      <w:bookmarkStart w:id="26" w:name="_9y5dfftdd10l" w:colFirst="0" w:colLast="0"/>
      <w:bookmarkEnd w:id="26"/>
      <w:r>
        <w:lastRenderedPageBreak/>
        <w:t>Discussion</w:t>
      </w:r>
    </w:p>
    <w:p w14:paraId="12F2D914" w14:textId="77777777" w:rsidR="002E671A" w:rsidRDefault="0042697E" w:rsidP="00B40EC1">
      <w:pPr>
        <w:pStyle w:val="Heading2"/>
        <w:spacing w:line="480" w:lineRule="auto"/>
      </w:pPr>
      <w:bookmarkStart w:id="27" w:name="_epq6tagnbh9n" w:colFirst="0" w:colLast="0"/>
      <w:bookmarkEnd w:id="27"/>
      <w:r>
        <w:t>Dynamics of avian biodiversity</w:t>
      </w:r>
    </w:p>
    <w:p w14:paraId="097E7D2E" w14:textId="3F5497F0" w:rsidR="002E671A" w:rsidRDefault="0042697E" w:rsidP="00B40EC1">
      <w:r>
        <w:t xml:space="preserve">While global biodiversity is undoubtedly decreasing, there is still no evidence of this negative trend at local and regional scales </w:t>
      </w:r>
      <w:r w:rsidR="00E73F01">
        <w:fldChar w:fldCharType="begin"/>
      </w:r>
      <w:r w:rsidR="00920514">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177,"uris":["http://zotero.org/users/6714553/items/KV85W2LW"],"itemData":{"id":177,"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not?","volume":"219","author":[{"family":"Cardinale","given":"Bradley J."},{"family":"Gonzalez","given":"Andrew"},{"family":"Allington","given":"Ginger R. H."},{"family":"Loreau","given":"Michel"}],"issued":{"date-parts":[["2018",3,1]]}}},{"id":412,"uris":["http://zotero.org/users/6714553/items/FU8JRQUE"],"itemData":{"id":412,"type":"article-journal","abstract":"Changing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E."}],"issued":{"date-parts":[["2014",4,18]]}}},{"id":65,"uris":["http://zotero.org/users/6714553/items/D4H4PY4I"],"itemData":{"id":65,"type":"article-journal","abstract":"While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w:instrText>
      </w:r>
      <w:r w:rsidR="00920514" w:rsidRPr="00920514">
        <w:rPr>
          <w:lang w:val="fr-FR"/>
        </w:rPr>
        <w:instrText xml:space="preserve">1461-0248","issue":"10","journalAbbreviation":"Ecol Lett","language":"en","page":"1650-1657","source":"DOI.org (Crossref)","title":"More is less: net gain in species richness, but biotic homogenization over 140 years","title-short":"More is less","volume":"22","author":[{"family":"Finderup Nielsen","given":"Tora"},{"family":"Sand‐Jensen","given":"Kaj"},{"family":"Dornelas","given":"Maria"},{"family":"Bruun","given":"Hans Henrik"}],"editor":[{"family":"Fukami","given":"Tadashi"}],"issued":{"date-parts":[["2019",10]]}}},{"id":330,"uris":["http://zotero.org/users/6714553/items/MDXQY73X"],"itemData":{"id":330,"type":"article-journal","container-title":"Proceedings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time","volume":"110","author":[{"family":"Vellend","given":"M."},{"family":"Baeten","given":"L."},{"family":"Myers-Smith","given":"I. H."},{"family":"Elmendorf","given":"S. C."},{"family":"Beausejour","given":"R."},{"family":"Brown","given":"C. D."},{"family":"De Frenne","given":"P."},{"family":"Verheyen","given":"K."},{"family":"Wipf","given":"S."}],"issued":{"date-parts":[["2013",11,26]]}}}],"schema":"https://github.com/citation-style-language/schema/raw/master/csl-citation.json"}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r>
        <w:rPr>
          <w:i/>
        </w:rPr>
        <w:t xml:space="preserve">i.e.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r>
        <w:rPr>
          <w:i/>
        </w:rPr>
        <w:t xml:space="preserve">i.e. </w:t>
      </w:r>
      <w:r>
        <w:t xml:space="preserve">species richness, diversity, evenness) are mainly increasing. This is also the case of functional richness and phylogenetic diversity, which we found to be only reported increasing at local scales. </w:t>
      </w:r>
      <w:r w:rsidR="008E1B87">
        <w:t>We note that</w:t>
      </w:r>
      <w:r w:rsidR="001C097E">
        <w:t xml:space="preserve"> the global decrease</w:t>
      </w:r>
      <w:r w:rsidR="008E1B87">
        <w:t xml:space="preserve"> </w:t>
      </w:r>
      <w:r w:rsidR="001C097E" w:rsidRPr="00FA2DF7">
        <w:t>is inevitable as</w:t>
      </w:r>
      <w:r w:rsidR="001C097E">
        <w:t xml:space="preserve"> it</w:t>
      </w:r>
      <w:r w:rsidR="001C097E" w:rsidRPr="00FA2DF7">
        <w:t xml:space="preserve"> can only increase through speciation, which is too slow to influence recent trends</w:t>
      </w:r>
      <w:r w:rsidR="001C097E">
        <w:t>.</w:t>
      </w:r>
    </w:p>
    <w:p w14:paraId="549507EE" w14:textId="7266F7B8" w:rsidR="002E671A" w:rsidRDefault="0042697E" w:rsidP="00B40EC1">
      <w:r>
        <w:t xml:space="preserve">Given the prevailing notion of the current biodiversity crisis </w:t>
      </w:r>
      <w:r w:rsidR="00AE1675">
        <w:fldChar w:fldCharType="begin"/>
      </w:r>
      <w:r w:rsidR="00920514">
        <w:instrText xml:space="preserve"> ADDIN ZOTERO_ITEM CSL_CITATION {"citationID":"HujNleyx","properties":{"formattedCitation":"(Barnosky et al., 2011; Ceballos et al., 2020; Cowie et al., 2022)","plainCitation":"(Barnosky et al., 2011; Ceballos et al., 2020; Cowie et al., 2022)","noteIndex":0},"citationItems":[{"id":417,"uris":["http://zotero.org/users/6714553/items/FZIA8ZC3"],"itemData":{"id":417,"type":"article-journal","abstract":"Palaeontologists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A."}],"issued":{"date-parts":[["2011",3]]}}},{"id":59,"uris":["http://zotero.org/users/6714553/items/Q3SWLU9T"],"itemData":{"id":59,"type":"article-journal","abstract":"The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1091-6490","issue":"24","journalAbbreviation":"PNAS","language":"en","license":"Copyright © 2020 the Author(s). Published by PNAS.. https://creativecommons.org/licenses/by/4.0/This open access article is distributed under Creative Commons Attribution License 4.0 (CC BY).","note":"publisher: National Academy of Sciences\nsection: Biological Sciences\nPMID: 32482862","page":"13596-13602","source":"www.pnas.org","title":"Vertebrates on the brink as indicators of biological annihilation and the sixth mass extinction","volume":"117","author":[{"family":"Ceballos","given":"Gerardo"},{"family":"Ehrlich","given":"Paul R."},{"family":"Raven","given":"Peter H."}],"issued":{"date-parts":[["2020",6,16]]}}},{"id":36,"uris":["http://zotero.org/users/6714553/items/9TAJU9IE"],"itemData":{"id":36,"type":"article-journal","abstract":"There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w:t>
      </w:r>
      <w:r w:rsidR="00C0571E">
        <w:rPr>
          <w:lang w:val="en-US"/>
        </w:rPr>
        <w:t>. However,</w:t>
      </w:r>
      <w:r w:rsidR="00A86915">
        <w:rPr>
          <w:lang w:val="en-US"/>
        </w:rPr>
        <w:t xml:space="preserve"> we</w:t>
      </w:r>
      <w:r>
        <w:t xml:space="preserve"> have reasons to think that these local increases are human-induced</w:t>
      </w:r>
      <w:r w:rsidR="00AE1675">
        <w:t xml:space="preserve"> </w:t>
      </w:r>
      <w:r w:rsidR="00AE1675">
        <w:fldChar w:fldCharType="begin"/>
      </w:r>
      <w:r w:rsidR="00920514">
        <w:instrText xml:space="preserve"> ADDIN ZOTERO_ITEM CSL_CITATION {"citationID":"hhD2opwh","properties":{"formattedCitation":"(Pereira et al., 2012)","plainCitation":"(Pereira et al., 2012)","noteIndex":0},"citationItems":[{"id":411,"uris":["http://zotero.org/users/6714553/items/VMGN48LR"],"itemData":{"id":411,"type":"article-journal","abstract":"Global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Change","volume":"37","author":[{"family":"Pereira","given":"Henrique Miguel"},{"family":"Navarro","given":"Laetitia Marie"},{"family":"Martins","given":"Inês Santos"}],"issued":{"date-parts":[["2012",11,21]]}}}],"schema":"https://github.com/citation-style-language/schema/raw/master/csl-citation.json"}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r w:rsidR="00C0571E">
        <w:t>Local</w:t>
      </w:r>
      <w:r>
        <w:t xml:space="preserve"> and regional increase of temporal </w:t>
      </w:r>
      <w:r w:rsidR="00851E1C">
        <w:t>β</w:t>
      </w:r>
      <w:r>
        <w:t xml:space="preserve">-diversity </w:t>
      </w:r>
      <w:r w:rsidR="009A5B95">
        <w:t xml:space="preserve">has been </w:t>
      </w:r>
      <w:r>
        <w:t xml:space="preserve">attributed to change in land use, overexploitation, introduction of invasive species or climate change </w:t>
      </w:r>
      <w:r w:rsidR="00AE1675">
        <w:fldChar w:fldCharType="begin"/>
      </w:r>
      <w:r w:rsidR="00920514">
        <w:instrText xml:space="preserve"> ADDIN ZOTERO_ITEM CSL_CITATION {"citationID":"wzwVtjeB","properties":{"formattedCitation":"(Pereira et al., 2012; Vaidyanathan, 2021)","plainCitation":"(Pereira et al., 2012; Vaidyanathan, 2021)","noteIndex":0},"citationItems":[{"id":411,"uris":["http://zotero.org/users/6714553/items/VMGN48LR"],"itemData":{"id":411,"type":"article-journal","abstract":"Global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Change","volume":"37","author":[{"family":"Pereira","given":"Henrique Miguel"},{"family":"Navarro","given":"Laetitia Marie"},{"family":"Martins","given":"Inês Santos"}],"issued":{"date-parts":[["2012",11,21]]}}},{"id":103,"uris":["http://zotero.org/users/6714553/items/SWQ55F6W"],"itemData":{"id":103,"type":"article-journal","abstract":"Many communities aren’t losing biodiversity, but ecosystems are changing rapidly and the future is far from rosy.","container-title":"Nature","DOI":"10.1038/d41586-021-02088-3","issue":"7870","language":"en","license":"2021 Nature","note":"Bandiera_abtest: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chairs","volume":"596","author":[{"family":"Vaidyanathan","given":"Gayathri"}],"issued":{"date-parts":[["2021",8,4]]}}}],"schema":"https://github.com/citation-style-language/schema/raw/master/csl-citation.json"}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r w:rsidR="009A5B95" w:rsidRPr="009A5B95">
        <w:t xml:space="preserve">While we expected to find an increase of temporal </w:t>
      </w:r>
      <w:r w:rsidR="00324B91">
        <w:rPr>
          <w:rFonts w:ascii="Cambria Math" w:hAnsi="Cambria Math" w:cs="Cambria Math"/>
        </w:rPr>
        <w:t>β</w:t>
      </w:r>
      <w:r w:rsidR="009A5B95" w:rsidRPr="009A5B95">
        <w:t>-diversity due to anthropogenic disturbances</w:t>
      </w:r>
      <w:r w:rsidR="009A5B95">
        <w:t xml:space="preserve"> </w:t>
      </w:r>
      <w:r w:rsidR="009A5B95" w:rsidRPr="009A5B95">
        <w:fldChar w:fldCharType="begin"/>
      </w:r>
      <w:r w:rsidR="00920514">
        <w:instrText xml:space="preserve"> ADDIN ZOTERO_ITEM CSL_CITATION {"citationID":"a1irpu5bf3p","properties":{"formattedCitation":"(McGill et al., 2015)","plainCitation":"(McGill et al., 2015)","noteIndex":0},"citationItems":[{"id":337,"uris":["http://zotero.org/users/6714553/items/YSFSMRW7"],"itemData":{"id":337,"type":"article-journal","container-title":"Trends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9A5B95" w:rsidRPr="009A5B95">
        <w:fldChar w:fldCharType="separate"/>
      </w:r>
      <w:r w:rsidR="00920514" w:rsidRPr="00920514">
        <w:t>(McGill et al., 2015)</w:t>
      </w:r>
      <w:r w:rsidR="009A5B95" w:rsidRPr="009A5B95">
        <w:fldChar w:fldCharType="end"/>
      </w:r>
      <w:r w:rsidR="009A5B95" w:rsidRPr="009A5B95">
        <w:t>, we found it to be</w:t>
      </w:r>
      <w:r w:rsidR="009A5B95">
        <w:t xml:space="preserve"> stable. </w:t>
      </w:r>
      <w:r w:rsidR="00621CD6">
        <w:t>Besides</w:t>
      </w:r>
      <w:r>
        <w:t xml:space="preserve">, in the reviewed literature, we observed </w:t>
      </w:r>
      <w:r w:rsidR="003675C6">
        <w:t xml:space="preserve">a </w:t>
      </w:r>
      <w:r>
        <w:t xml:space="preserve">decrease of local spatial </w:t>
      </w:r>
      <w:r w:rsidR="00B44257">
        <w:t>β</w:t>
      </w:r>
      <w:r>
        <w:t>-diversity which indicates homogenisation of bird communities</w:t>
      </w:r>
      <w:r w:rsidR="00AE1675">
        <w:t xml:space="preserve"> </w:t>
      </w:r>
      <w:r w:rsidR="00AE1675">
        <w:fldChar w:fldCharType="begin"/>
      </w:r>
      <w:r w:rsidR="00920514">
        <w:instrText xml:space="preserve"> ADDIN ZOTERO_ITEM CSL_CITATION {"citationID":"bzUzRM3P","properties":{"formattedCitation":"(Rigal et al., 2021)","plainCitation":"(Rigal et al., 2021)","noteIndex":0},"citationItems":[{"id":35,"uris":["http://zotero.org/users/6714553/items/9FWY4D9J"],"itemData":{"id":35,"type":"article-journal","abstract":"The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920514">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1999)","noteIndex":0},"citationItems":[{"id":629,"uris":["http://zotero.org/users/6714553/items/WWG57QDI"],"itemData":{"id":629,"type":"article-journal","abstract":"Aims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G."},{"family":"Johnston","given":"Alison"}],"issued":{"date-parts":[["2012"]]}}},{"id":404,"uris":["http://zotero.org/users/6714553/items/LI5GY55I"],"itemData":{"id":404,"type":"article-journal","abstract":"Aim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volume":"17","author":[{"family":"Devictor","given":"Vincent"},{"family":"Julliard","given":"Romain"},{"family":"Clavel","given":"Joanne"},{"family":"Jiguet","given":"Frédéric"},{"family":"Lee","given":"Alexandre"},{"family":"Couvet","given":"Denis"}],"issued":{"date-parts":[["2008",3]]}}},{"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E."}],"issued":{"date-parts":[["2015",2]]}}},{"id":96,"uris":["http://zotero.org/users/6714553/items/FE2ZUA83"],"itemData":{"id":96,"type":"article-journal","abstract":"Human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homogenization","volume":"14","author":[{"family":"McKinney","given":"Michael L"},{"family":"Lockwood","given":"Julie L"}],"issued":{"date-parts":[["1999",11,1]]}}}],"schema":"https://github.com/citation-style-language/schema/raw/master/csl-citation.json"}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w:t>
      </w:r>
      <w:r>
        <w:lastRenderedPageBreak/>
        <w:t xml:space="preserve">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920514">
        <w:instrText xml:space="preserve"> ADDIN ZOTERO_ITEM CSL_CITATION {"citationID":"minGhEkE","properties":{"formattedCitation":"(Clavel et al., 2011)","plainCitation":"(Clavel et al., 2011)","dontUpdate":true,"noteIndex":0},"citationItems":[{"id":99,"uris":["http://zotero.org/users/6714553/items/R2S75PDY"],"itemData":{"id":99,"type":"article-journal","abstract":"Specialization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species","volume":"9","author":[{"family":"Clavel","given":"Joanne"},{"family":"Julliard","given":"Romain"},{"family":"Devictor","given":"Vincent"}],"issued":{"date-parts":[["2011"]]}}}],"schema":"https://github.com/citation-style-language/schema/raw/master/csl-citation.json"}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 xml:space="preserve">For instance, in Fig 3c, we found that local functional diversity was reported increasing, stable or decreasing, while diversity and species richness are mainly increasing. Thus, new species are introduced, but they do not </w:t>
      </w:r>
      <w:r w:rsidR="003A5612">
        <w:t xml:space="preserve">necessarily </w:t>
      </w:r>
      <w:r>
        <w:t>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920514">
        <w:instrText xml:space="preserve"> ADDIN ZOTERO_ITEM CSL_CITATION {"citationID":"kDNDY3nR","properties":{"formattedCitation":"(Keil et al., 2018)","plainCitation":"(Keil et al., 2018)","noteIndex":0},"citationItems":[{"id":409,"uris":["http://zotero.org/users/6714553/items/7CBNG8DV"],"itemData":{"id":409,"type":"article-journal","abstract":"Aim: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rates","volume":"27","author":[{"family":"Keil","given":"Petr"},{"family":"Pereira","given":"Henrique M."},{"family":"Cabral","given":"Juliano S."},{"family":"Chase","given":"Jonathan M."},{"family":"May","given":"Felix"},{"family":"Martins","given":"Inês S."},{"family":"Winter","given":"Marten"}],"issued":{"date-parts":[["2018",1]]}}}],"schema":"https://github.com/citation-style-language/schema/raw/master/csl-citation.json"}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26D55241" w:rsidR="002E671A" w:rsidRPr="00DE0657" w:rsidRDefault="0042697E" w:rsidP="00B40EC1">
      <w:r>
        <w:t xml:space="preserve">We suspect that the local increases of biodiversity could be temporary. </w:t>
      </w:r>
      <w:r w:rsidR="007D159C">
        <w:t>I</w:t>
      </w:r>
      <w:r>
        <w:t xml:space="preserve">ncrease of diversity has been partly attributed to generalist species colonisation in a context of climate change </w:t>
      </w:r>
      <w:r w:rsidR="00096BE5">
        <w:fldChar w:fldCharType="begin"/>
      </w:r>
      <w:r w:rsidR="00920514">
        <w:instrText xml:space="preserve"> ADDIN ZOTERO_ITEM CSL_CITATION {"citationID":"9EcECKp5","properties":{"formattedCitation":"(Davey et al., 2012)","plainCitation":"(Davey et al., 2012)","noteIndex":0},"citationItems":[{"id":629,"uris":["http://zotero.org/users/6714553/items/WWG57QDI"],"itemData":{"id":629,"type":"article-journal","abstract":"Aims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920514">
        <w:instrText xml:space="preserve"> ADDIN ZOTERO_ITEM CSL_CITATION {"citationID":"8lWHV4n0","properties":{"formattedCitation":"(Semper-Pascual et al., 2018; Warkentin &amp; Reed, 1999)","plainCitation":"(Semper-Pascual et al., 2018; Warkentin &amp; Reed, 1999)","noteIndex":0},"citationItems":[{"id":58,"uris":["http://zotero.org/users/6714553/items/LZF826QY"],"itemData":{"id":58,"type":"article-journal","abstract":"Habitat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Chaco","volume":"55","author":[{"family":"Semper-Pascual","given":"Asunción"},{"family":"Macchi","given":"Leandro"},{"family":"Sabatini","given":"Francesco Maria"},{"family":"Decarre","given":"Julieta"},{"family":"Baumann","given":"Matthias"},{"family":"Blendinger","given":"Pedro G."},{"family":"Gómez-Valencia","given":"Bibiana"},{"family":"Mastrangelo","given":"Matías E."},{"family":"Kuemmerle","given":"Tobias"}],"issued":{"date-parts":[["2018"]]}}},{"id":34,"uris":["http://zotero.org/users/6714553/items/DJN3P2A3"],"itemData":{"id":34,"type":"article-journal","abstract":"The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habitats","volume":"59","author":[{"family":"Warkentin","given":"Ian G."},{"family":"Reed","given":"J. Michael"}],"issued":{"date-parts":[["1999"]]}}}],"schema":"https://github.com/citation-style-language/schema/raw/master/csl-citation.json"}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w:t>
      </w:r>
      <w:r w:rsidR="00B025C5">
        <w:t xml:space="preserve"> Another possibility is that communities are recovering from a </w:t>
      </w:r>
      <w:r w:rsidR="00B32B32">
        <w:t>massive</w:t>
      </w:r>
      <w:r w:rsidR="00B025C5">
        <w:t xml:space="preserve"> decline driven by strong pressures on ecosystems </w:t>
      </w:r>
      <w:r w:rsidR="00EA67AF">
        <w:t>during</w:t>
      </w:r>
      <w:r w:rsidR="00B025C5">
        <w:t xml:space="preserve"> the mid-twentieth century</w:t>
      </w:r>
      <w:r w:rsidR="00F763EC">
        <w:t xml:space="preserve"> </w:t>
      </w:r>
      <w:r w:rsidR="00F763EC" w:rsidRPr="00F763EC">
        <w:fldChar w:fldCharType="begin"/>
      </w:r>
      <w:r w:rsidR="00920514">
        <w:instrText xml:space="preserve"> ADDIN ZOTERO_ITEM CSL_CITATION {"citationID":"a157489lbau","properties":{"formattedCitation":"(Gonzalez et al., 2016)","plainCitation":"(Gonzalez et al., 2016)","noteIndex":0},"citationItems":[{"id":61,"uris":["http://zotero.org/users/6714553/items/KMNGDBKV"],"itemData":{"id":61,"type":"article-journal","abstract":"Global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F763EC" w:rsidRPr="00F763EC">
        <w:fldChar w:fldCharType="separate"/>
      </w:r>
      <w:r w:rsidR="00920514" w:rsidRPr="00920514">
        <w:t>(Gonzalez et al., 2016)</w:t>
      </w:r>
      <w:r w:rsidR="00F763EC" w:rsidRPr="00F763EC">
        <w:fldChar w:fldCharType="end"/>
      </w:r>
      <w:r w:rsidR="00B32B32">
        <w:t xml:space="preserve">, </w:t>
      </w:r>
      <w:r w:rsidR="00B025C5">
        <w:t xml:space="preserve">which is the </w:t>
      </w:r>
      <w:r w:rsidR="00B32B32">
        <w:t>beginning</w:t>
      </w:r>
      <w:r w:rsidR="00B025C5">
        <w:t xml:space="preserve"> of </w:t>
      </w:r>
      <w:r w:rsidR="00E57A4A">
        <w:t>most of</w:t>
      </w:r>
      <w:r w:rsidR="00B025C5">
        <w:t xml:space="preserve"> the </w:t>
      </w:r>
      <w:r w:rsidR="00B32B32">
        <w:t xml:space="preserve">analyses that we </w:t>
      </w:r>
      <w:r w:rsidR="00B025C5">
        <w:t>reviewed</w:t>
      </w:r>
      <w:r w:rsidR="00D65180">
        <w:t xml:space="preserve"> </w:t>
      </w:r>
      <w:r w:rsidR="00B32B32">
        <w:t>(</w:t>
      </w:r>
      <w:r w:rsidR="00D65180">
        <w:t>Fig. 2a</w:t>
      </w:r>
      <w:r w:rsidR="00B025C5">
        <w:t xml:space="preserve">). </w:t>
      </w:r>
      <w:r>
        <w:t>Besides, we reported species-based, not population-based metrics (</w:t>
      </w:r>
      <w:r>
        <w:rPr>
          <w:i/>
        </w:rPr>
        <w:t>e.g.</w:t>
      </w:r>
      <w:r>
        <w:t xml:space="preserve"> multi-species indicators), and potentially other metrics (</w:t>
      </w:r>
      <w:r>
        <w:rPr>
          <w:i/>
        </w:rPr>
        <w:t>e.g.</w:t>
      </w:r>
      <w:r>
        <w:t xml:space="preserve"> trait-based indicators). We thus see an opportunity for future comparisons of trends of both species-based and non species-based metrics. For example, it is possible to have, on average, species richness increase together with abundance decline </w:t>
      </w:r>
      <w:r w:rsidR="00096BE5">
        <w:fldChar w:fldCharType="begin"/>
      </w:r>
      <w:r w:rsidR="00920514">
        <w:instrText xml:space="preserve"> ADDIN ZOTERO_ITEM CSL_CITATION {"citationID":"AsrvaxcY","properties":{"formattedCitation":"(Barnagaud et al., 2017; La Sorte &amp; Boecklen, 2005)","plainCitation":"(Barnagaud et al., 2017; La Sorte &amp; Boecklen, 2005)","noteIndex":0},"citationItems":[{"id":102,"uris":["http://zotero.org/users/6714553/items/P7GKJZXC"],"itemData":{"id":102,"type":"article-journal","abstract":"Global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id":95,"uris":["http://zotero.org/users/6714553/items/HP3N27E3"],"itemData":{"id":95,"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2017; La Sorte &amp; Boecklen, 2005)</w:t>
      </w:r>
      <w:r w:rsidR="00096BE5">
        <w:fldChar w:fldCharType="end"/>
      </w:r>
      <w:r w:rsidRPr="00096BE5">
        <w:rPr>
          <w:lang w:val="fr-FR"/>
        </w:rPr>
        <w:t xml:space="preserve"> or abundance stability</w:t>
      </w:r>
      <w:r w:rsidR="00096BE5">
        <w:rPr>
          <w:lang w:val="fr-FR"/>
        </w:rPr>
        <w:t xml:space="preserve"> </w:t>
      </w:r>
      <w:r w:rsidR="00096BE5">
        <w:rPr>
          <w:lang w:val="fr-FR"/>
        </w:rPr>
        <w:fldChar w:fldCharType="begin"/>
      </w:r>
      <w:r w:rsidR="00920514">
        <w:rPr>
          <w:lang w:val="fr-FR"/>
        </w:rPr>
        <w:instrText xml:space="preserve"> ADDIN ZOTERO_ITEM CSL_CITATION {"citationID":"o9ijV3eD","properties":{"formattedCitation":"(Pilotto et al., 2020)","plainCitation":"(Pilotto et al., 2020)","noteIndex":0},"citationItems":[{"id":615,"uris":["http://zotero.org/users/6714553/items/3LZIZPZM"],"itemData":{"id":615,"type":"article-journal","abstract":"Local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w:instrText>
      </w:r>
      <w:r w:rsidR="00920514" w:rsidRPr="00920514">
        <w:rPr>
          <w:lang w:val="en-US"/>
        </w:rPr>
        <w:instrText xml:space="preserve">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28" w:name="_8zrxchttwsgn" w:colFirst="0" w:colLast="0"/>
      <w:bookmarkEnd w:id="28"/>
      <w:r>
        <w:lastRenderedPageBreak/>
        <w:t xml:space="preserve">Issues of temporal grain </w:t>
      </w:r>
    </w:p>
    <w:p w14:paraId="4967F3DC" w14:textId="21CEC5B2" w:rsidR="002E671A" w:rsidRDefault="0042697E" w:rsidP="00B40EC1">
      <w:r>
        <w:t>The importance of temporal scaling of biodiversity is known since</w:t>
      </w:r>
      <w:r w:rsidR="005751D6">
        <w:t xml:space="preserve"> </w:t>
      </w:r>
      <w:r w:rsidR="005751D6">
        <w:fldChar w:fldCharType="begin"/>
      </w:r>
      <w:r w:rsidR="00920514">
        <w:instrText xml:space="preserve"> ADDIN ZOTERO_ITEM CSL_CITATION {"citationID":"3rDvcjS7","properties":{"formattedCitation":"(Grinnell, 1922)","plainCitation":"(Grinnell, 1922)","dontUpdate":true,"noteIndex":0},"citationItems":[{"id":586,"uris":["http://zotero.org/users/6714553/items/CTNFV5A5"],"itemData":{"id":586,"type":"article-journal","container-title":"The Auk","DOI":"10.2307/4073434","ISSN":"1938-4254","issue":"3","journalAbbreviation":"The Auk","page":"373-380","source":"Silverchair","title":"The Role of the “Accidental”","volume":"39","author":[{"family":"Grinnell","given":"Joseph"}],"issued":{"date-parts":[["1922",7,1]]}}}],"schema":"https://github.com/citation-style-language/schema/raw/master/csl-citation.json"}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w:t>
      </w:r>
      <w:r w:rsidR="005C687D">
        <w:t xml:space="preserve">communities </w:t>
      </w:r>
      <w:r w:rsidR="005751D6">
        <w:fldChar w:fldCharType="begin"/>
      </w:r>
      <w:r w:rsidR="00920514">
        <w:instrText xml:space="preserve"> ADDIN ZOTERO_ITEM CSL_CITATION {"citationID":"XpVkk7jc","properties":{"formattedCitation":"(White, 2004)","plainCitation":"(White, 2004)","noteIndex":0},"citationItems":[{"id":195,"uris":["http://zotero.org/users/6714553/items/4MNPJ8P2"],"itemData":{"id":195,"type":"article-journal","abstract":"The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birds","volume":"7","author":[{"family":"White","given":"Ethan P."}],"issued":{"date-parts":[["2004"]]}}}],"schema":"https://github.com/citation-style-language/schema/raw/master/csl-citation.json"}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920514">
        <w:instrText xml:space="preserve"> ADDIN ZOTERO_ITEM CSL_CITATION {"citationID":"560jcEfn","properties":{"formattedCitation":"(Schipper et al., 2016)","plainCitation":"(Schipper et al., 2016)","dontUpdate":true,"noteIndex":0},"citationItems":[{"id":165,"uris":["http://zotero.org/users/6714553/items/PSZ628GA"],"itemData":{"id":165,"type":"article-journal","abstract":"Although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920514">
        <w:instrText xml:space="preserve"> ADDIN ZOTERO_ITEM CSL_CITATION {"citationID":"bUcNfQfD","properties":{"formattedCitation":"(Wretenberg et al., 2010)","plainCitation":"(Wretenberg et al., 2010)","dontUpdate":true,"noteIndex":0},"citationItems":[{"id":639,"uris":["http://zotero.org/users/6714553/items/DBYBRQUS"],"itemData":{"id":639,"type":"article-journal","abstract":"It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5527354B" w:rsidR="002E671A" w:rsidRDefault="0042697E" w:rsidP="00B40EC1">
      <w:r>
        <w:t xml:space="preserve">Even if precisely specified, the temporal grain of the sampling does not always represent the temporal grain of the computed metric. Some metrics are </w:t>
      </w:r>
      <w:r w:rsidR="00EC2009">
        <w:t xml:space="preserve">combined </w:t>
      </w:r>
      <w:r>
        <w:t>over a certain area (</w:t>
      </w:r>
      <w:r>
        <w:rPr>
          <w:i/>
        </w:rPr>
        <w:t>e.g.</w:t>
      </w:r>
      <w:r>
        <w:t xml:space="preserve"> </w:t>
      </w:r>
      <w:r w:rsidR="00B70701">
        <w:t>combining</w:t>
      </w:r>
      <w:r>
        <w:t xml:space="preserve"> the species richness in an atlas square, such as in</w:t>
      </w:r>
      <w:r w:rsidR="007674F9">
        <w:t xml:space="preserve"> </w:t>
      </w:r>
      <w:r w:rsidR="007674F9">
        <w:fldChar w:fldCharType="begin"/>
      </w:r>
      <w:r w:rsidR="00920514">
        <w:instrText xml:space="preserve"> ADDIN ZOTERO_ITEM CSL_CITATION {"citationID":"pxjvdrhW","properties":{"formattedCitation":"(Van Turnhout et al., 2007)","plainCitation":"(Van Turnhout et al., 2007)","dontUpdate":true,"noteIndex":0},"citationItems":[{"id":609,"uris":["http://zotero.org/users/6714553/items/BZI5KR6W"],"itemData":{"id":609,"type":"article-journal","abstract":"Changes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920514">
        <w:instrText xml:space="preserve"> ADDIN ZOTERO_ITEM CSL_CITATION {"citationID":"JXDC17GO","properties":{"formattedCitation":"(Chase et al., 2019)","plainCitation":"(Chase et al., 2019)","dontUpdate":true,"noteIndex":0},"citationItems":[{"id":413,"uris":["http://zotero.org/users/6714553/items/K8LRWTT8"],"itemData":{"id":413,"type":"article-journal","container-title":"Oikos","DOI":"10.1111/oik.05968","ISSN":"0030-1299,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r>
        <w:rPr>
          <w:i/>
        </w:rPr>
        <w:t xml:space="preserve">e.g. </w:t>
      </w:r>
      <w:r>
        <w:t xml:space="preserve">Fig. 1, the metric is computed by using all the samples in the red boxes). For instance, let's assume that a location is sampled twice a year during five minutes, and the species richness per year is computed by </w:t>
      </w:r>
      <w:r w:rsidR="007F5F5D">
        <w:t>combining</w:t>
      </w:r>
      <w:r>
        <w:t xml:space="preserve"> those two samples. In this specific case the temporal grain of the metric is ten minutes (</w:t>
      </w:r>
      <w:r>
        <w:rPr>
          <w:i/>
        </w:rPr>
        <w:t xml:space="preserve">i.e. </w:t>
      </w:r>
      <w:r>
        <w:t>the sum of the two census periods). However, this final temporal grain was seldom specified in the papers that we reviewed. Usually, only the lag was reported (</w:t>
      </w:r>
      <w:r>
        <w:rPr>
          <w:i/>
        </w:rPr>
        <w:t>i.e.</w:t>
      </w:r>
      <w:r>
        <w:t xml:space="preserve"> the time between two computations of the metric, Fig. 1</w:t>
      </w:r>
      <w:r w:rsidR="009705E2" w:rsidRPr="009705E2">
        <w:rPr>
          <w:color w:val="0070C0"/>
        </w:rPr>
        <w:t>b</w:t>
      </w:r>
      <w:r>
        <w:t xml:space="preserve">). </w:t>
      </w:r>
    </w:p>
    <w:p w14:paraId="79073DE9" w14:textId="6B602D43" w:rsidR="002E671A" w:rsidRDefault="0042697E" w:rsidP="00B40EC1">
      <w:r>
        <w:t xml:space="preserve">If one wants to study the temporal scaling of biodiversity trends, a clear assessment of the temporal grain needs to be done systematically. That is: if a biodiversity metric is computed by </w:t>
      </w:r>
      <w:r w:rsidR="00EF6C1D">
        <w:t>combining</w:t>
      </w:r>
      <w:r>
        <w:t xml:space="preserve"> samples together, the temporal grain</w:t>
      </w:r>
      <w:r w:rsidR="005D6967">
        <w:t xml:space="preserve"> (</w:t>
      </w:r>
      <w:r w:rsidR="005D6967">
        <w:rPr>
          <w:i/>
          <w:iCs/>
        </w:rPr>
        <w:t xml:space="preserve">i.e. </w:t>
      </w:r>
      <w:r w:rsidR="005D6967">
        <w:t>time span)</w:t>
      </w:r>
      <w:r>
        <w:t xml:space="preserve"> of samples is summed, and this sum should be considered as the final temporal grain of the metric (</w:t>
      </w:r>
      <w:r>
        <w:rPr>
          <w:i/>
        </w:rPr>
        <w:t xml:space="preserve">i.e. </w:t>
      </w:r>
      <w:r>
        <w:t xml:space="preserve">Fig. 1, sum of the temporal grains of the black dots in the red boxes). Likewise, if the metric is averaged over </w:t>
      </w:r>
      <w:r>
        <w:lastRenderedPageBreak/>
        <w:t>several samples, the mean temporal grain of the samples should be specified (</w:t>
      </w:r>
      <w:r>
        <w:rPr>
          <w:i/>
        </w:rPr>
        <w:t xml:space="preserve">i.e.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29" w:name="_8hb3cdukis79" w:colFirst="0" w:colLast="0"/>
      <w:bookmarkEnd w:id="29"/>
      <w:r>
        <w:t>Lack of spatial replication</w:t>
      </w:r>
    </w:p>
    <w:p w14:paraId="77AAB8CA" w14:textId="536DA20E" w:rsidR="002E671A" w:rsidRDefault="0070722D" w:rsidP="00B40EC1">
      <w:pPr>
        <w:spacing w:after="0"/>
      </w:pPr>
      <w:r>
        <w:t xml:space="preserve">In order to better understand the link between spatial scales and biodiversity trends, </w:t>
      </w:r>
      <w:r w:rsidR="00502533" w:rsidRPr="00502533">
        <w:t xml:space="preserve">we focused on articles reporting and summarising trends from more than a single location, as a trend from a single locality is hard to generalize and can be driven by the site’s specific </w:t>
      </w:r>
      <w:r w:rsidR="00502533">
        <w:t>features</w:t>
      </w:r>
      <w:r>
        <w:t xml:space="preserve">. </w:t>
      </w:r>
      <w:r w:rsidR="00E51C32">
        <w:t>However, these spatially replicated studies are uncommon</w:t>
      </w:r>
      <w:r w:rsidR="0042697E">
        <w:t xml:space="preserve"> </w:t>
      </w:r>
      <w:bookmarkStart w:id="30" w:name="_Hlk116463363"/>
      <w:r w:rsidR="0042697E">
        <w:t>(</w:t>
      </w:r>
      <w:r w:rsidR="0099636A" w:rsidRPr="0099636A">
        <w:t xml:space="preserve">we found 24 of them </w:t>
      </w:r>
      <w:r w:rsidR="0099636A" w:rsidRPr="0099636A">
        <w:rPr>
          <w:color w:val="0070C0"/>
        </w:rPr>
        <w:t>out of the 244 references resulting from the queries made in Web of Science</w:t>
      </w:r>
      <w:r w:rsidR="0042697E">
        <w:t>).</w:t>
      </w:r>
      <w:bookmarkEnd w:id="30"/>
      <w:r w:rsidR="0042697E">
        <w:t xml:space="preserve"> This is partly due to a lack of data, especially outside of North America and Europe, but also to the way the data are processed. For instance, the North American BBS </w:t>
      </w:r>
      <w:r w:rsidR="00335710">
        <w:fldChar w:fldCharType="begin"/>
      </w:r>
      <w:r w:rsidR="00920514">
        <w:instrText xml:space="preserve"> ADDIN ZOTERO_ITEM CSL_CITATION {"citationID":"Rmfdiu1S","properties":{"formattedCitation":"(Sauer et al., 2013)","plainCitation":"(Sauer et al., 2013)","noteIndex":0},"citationItems":[{"id":603,"uris":["http://zotero.org/users/6714553/items/CVAG9DJA"],"itemData":{"id":603,"type":"article-journal","abstract":"The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1966–2011","author":[{"family":"Sauer","given":"John R."},{"family":"Link","given":"William A."},{"family":"Fallon","given":"Jane E."},{"family":"Pardieck","given":"Keith L."},{"family":"Ziolkowski","given":"David J.","suffix":"Jr."}],"issued":{"date-parts":[["2013",8,1]]}}}],"schema":"https://github.com/citation-style-language/schema/raw/master/csl-citation.json"}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w:t>
      </w:r>
      <w:r w:rsidR="00D46D08">
        <w:rPr>
          <w:color w:val="0070C0"/>
        </w:rPr>
        <w:t xml:space="preserve">authors can decide to aggregate and summarize the trends at the scale of a state or of the entire US, </w:t>
      </w:r>
      <w:r w:rsidR="00D46D08">
        <w:t>thus with no spatial replication</w:t>
      </w:r>
      <w:r w:rsidR="0042697E">
        <w:t>. Additionally, a common method encountered is to learn a 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fldChar w:fldCharType="begin"/>
      </w:r>
      <w:r w:rsidR="00920514">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2017)","dontUpdate":true,"noteIndex":0},"citationItems":[{"id":634,"uris":["http://zotero.org/users/6714553/items/FK5PI8ZY"],"itemData":{"id":634,"type":"article-journal","abstract":"1.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France","volume":"47","author":[{"family":"Doxa","given":"Aggeliki"},{"family":"Bas","given":"Yves"},{"family":"Paracchini","given":"Maria Luisa"},{"family":"Pointereau","given":"Philippe"},{"family":"Terres","given":"Jean-Michel"},{"family":"Jiguet","given":"Frédéric"}],"issued":{"date-parts":[["2010"]]}}},{"id":161,"uris":["http://zotero.org/users/6714553/items/L57B5E3V"],"itemData":{"id":161,"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Trends","volume":"7","author":[{"family":"Eglington","given":"Sarah M."},{"family":"Pearce-Higgins","given":"James W."}],"editor":[{"family":"Arlettaz","given":"Raphaël"}],"issued":{"date-parts":[["2012",3,30]]}}},{"id":164,"uris":["http://zotero.org/users/6714553/items/MZAG65CN"],"itemData":{"id":164,"type":"article-journal","abstract":"Volunteer-based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volume":"44","author":[{"family":"Jiguet","given":"Frédéric"},{"family":"Devictor","given":"Vincent"},{"family":"Julliard","given":"Romain"},{"family":"Couvet","given":"Denis"}],"issued":{"date-parts":[["2012",10,1]]}}},{"id":604,"uris":["http://zotero.org/users/6714553/items/RVHMGN5C"],"itemData":{"id":604,"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920514">
        <w:rPr>
          <w:rFonts w:ascii="Cambria Math" w:hAnsi="Cambria Math" w:cs="Cambria Math"/>
        </w:rPr>
        <w:instrText>∼</w:instrText>
      </w:r>
      <w:r w:rsidR="00920514">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Survey","volume":"119","author":[{"family":"Sauer","given":"John R."},{"family":"Pardieck","given":"Keith L."},{"family":"Ziolkowski","given":"David J.","suffix":"Jr."},{"family":"Smith","given":"Adam C."},{"family":"Hudson","given":"Marie-Anne R."},{"family":"Rodriguez","given":"Vicente"},{"family":"Berlanga","given":"Humberto"},{"family":"Niven","given":"Daniel K."},{"family":"Link","given":"William A."}],"issued":{"date-parts":[["2017",8,1]]}}}],"schema":"https://github.com/citation-style-language/schema/raw/master/csl-citation.json"}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920514">
        <w:instrText xml:space="preserve"> ADDIN ZOTERO_ITEM CSL_CITATION {"citationID":"VVdCbZ7K","properties":{"formattedCitation":"(Fraixedas et al., 2020)","plainCitation":"(Fraixedas et al., 2020)","noteIndex":0},"citationItems":[{"id":591,"uris":["http://zotero.org/users/6714553/items/C5ME9YPN"],"itemData":{"id":591,"type":"article-journal","abstract":"The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rsidR="0042697E">
        <w:t xml:space="preserve">. However, by reducing the number of trends computed, they also reduce the generality of the trend at the given scale. Finally, only a few authors computed the trends of metrics with spatial replicates across more than one spatial grain. </w:t>
      </w:r>
      <w:bookmarkStart w:id="31" w:name="_Hlk116479004"/>
      <w:r w:rsidR="0042697E">
        <w:t xml:space="preserve">This </w:t>
      </w:r>
      <w:r w:rsidR="00D81814">
        <w:t>is</w:t>
      </w:r>
      <w:r w:rsidR="0042697E">
        <w:t xml:space="preserve"> the case for</w:t>
      </w:r>
      <w:r w:rsidR="00D545FC">
        <w:t xml:space="preserve"> </w:t>
      </w:r>
      <w:r w:rsidR="00D545FC">
        <w:fldChar w:fldCharType="begin"/>
      </w:r>
      <w:r w:rsidR="00920514">
        <w:instrText xml:space="preserve"> ADDIN ZOTERO_ITEM CSL_CITATION {"citationID":"Ljnty2La","properties":{"formattedCitation":"(Chase et al., 2019)","plainCitation":"(Chase et al., 2019)","dontUpdate":true,"noteIndex":0},"citationItems":[{"id":413,"uris":["http://zotero.org/users/6714553/items/K8LRWTT8"],"itemData":{"id":413,"type":"article-journal","container-title":"Oikos","DOI":"10.1111/oik.05968","ISSN":"0030-1299,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920514">
        <w:instrText xml:space="preserve"> ADDIN ZOTERO_ITEM CSL_CITATION {"citationID":"u4imMv6b","properties":{"formattedCitation":"(Jarzyna &amp; Jetz, 2018)","plainCitation":"(Jarzyna &amp; Jetz, 2018)","dontUpdate":true,"noteIndex":0},"citationItems":[{"id":403,"uris":["http://zotero.org/users/6714553/items/QDXWHQ2I"],"itemData":{"id":403,"type":"article-journal","container-title":"Nature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rsidR="0042697E">
        <w:t xml:space="preserve">, </w:t>
      </w:r>
      <w:r w:rsidR="00D545FC">
        <w:fldChar w:fldCharType="begin"/>
      </w:r>
      <w:r w:rsidR="00920514">
        <w:instrText xml:space="preserve"> ADDIN ZOTERO_ITEM CSL_CITATION {"citationID":"KqL6H603","properties":{"formattedCitation":"(Van Turnhout et al., 2007)","plainCitation":"(Van Turnhout et al., 2007)","dontUpdate":true,"noteIndex":0},"citationItems":[{"id":609,"uris":["http://zotero.org/users/6714553/items/BZI5KR6W"],"itemData":{"id":609,"type":"article-journal","abstract":"Changes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920514">
        <w:instrText xml:space="preserve"> ADDIN ZOTERO_ITEM CSL_CITATION {"citationID":"vp3rUsOG","properties":{"formattedCitation":"(McGill et al., 2015)","plainCitation":"(McGill et al., 2015)","dontUpdate":true,"noteIndex":0},"citationItems":[{"id":337,"uris":["http://zotero.org/users/6714553/items/YSFSMRW7"],"itemData":{"id":337,"type":"article-journal","container-title":"Trends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271220" w:rsidRPr="00D81814">
        <w:rPr>
          <w:color w:val="0070C0"/>
        </w:rPr>
        <w:t xml:space="preserve">, </w:t>
      </w:r>
      <w:r w:rsidR="00D81814">
        <w:rPr>
          <w:color w:val="0070C0"/>
        </w:rPr>
        <w:t xml:space="preserve">who are </w:t>
      </w:r>
      <w:r w:rsidR="00D81814" w:rsidRPr="00D81814">
        <w:rPr>
          <w:color w:val="0070C0"/>
        </w:rPr>
        <w:t>thus</w:t>
      </w:r>
      <w:r w:rsidR="00D81814">
        <w:rPr>
          <w:color w:val="0070C0"/>
        </w:rPr>
        <w:t xml:space="preserve"> the only ones </w:t>
      </w:r>
      <w:r w:rsidR="00D81814" w:rsidRPr="00D81814">
        <w:rPr>
          <w:color w:val="0070C0"/>
        </w:rPr>
        <w:t>able to discuss about spatial scaling of biodiversity trends</w:t>
      </w:r>
      <w:r w:rsidR="0042697E">
        <w:t>.</w:t>
      </w:r>
      <w:bookmarkEnd w:id="31"/>
      <w:r w:rsidR="0042697E">
        <w:t xml:space="preserve"> Yet, as we show here, biodiversity trends can be </w:t>
      </w:r>
      <w:r w:rsidR="0042697E">
        <w:lastRenderedPageBreak/>
        <w:t xml:space="preserve">different according to the spatio-temporal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2DF75D56" w:rsidR="002E671A" w:rsidRPr="00C826EA" w:rsidRDefault="0042697E" w:rsidP="00B40EC1">
      <w:pPr>
        <w:rPr>
          <w:color w:val="0070C0"/>
        </w:rPr>
      </w:pPr>
      <w:r>
        <w:t xml:space="preserve">We found no studies using spatial replicates at the national spatial grain, </w:t>
      </w:r>
      <w:r>
        <w:rPr>
          <w:i/>
        </w:rPr>
        <w:t>i.e.</w:t>
      </w:r>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w:t>
      </w:r>
      <w:r w:rsidR="002B6EBC">
        <w:rPr>
          <w:color w:val="0070C0"/>
        </w:rPr>
        <w:t xml:space="preserve"> but the standardisation criteria of the spatio-temporal features are often specific to each country, </w:t>
      </w:r>
      <w:r w:rsidR="002B6EBC" w:rsidRPr="002B6EBC">
        <w:rPr>
          <w:color w:val="0070C0"/>
        </w:rPr>
        <w:t xml:space="preserve">making </w:t>
      </w:r>
      <w:r>
        <w:t xml:space="preserve">international merging of datasets and comparisons more demanding in terms of homogenization. Fortunately, initiatives like the European Breeding Bird Atlas </w:t>
      </w:r>
      <w:r w:rsidR="00D545FC">
        <w:fldChar w:fldCharType="begin"/>
      </w:r>
      <w:r w:rsidR="00920514">
        <w:instrText xml:space="preserve"> ADDIN ZOTERO_ITEM CSL_CITATION {"citationID":"F5K1xiDt","properties":{"formattedCitation":"(Hagemeyer &amp; Blair, 1997; Keller et al., 2020)","plainCitation":"(Hagemeyer &amp; Blair, 1997; Keller et al., 2020)","noteIndex":0},"citationItems":[{"id":33,"uris":["http://zotero.org/users/6714553/items/8RQJW9HR"],"itemData":{"id":33,"type":"article-journal","abstract":"In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birds.","DOI":"10.15468/adtfvf","language":"eng","license":"http://creativecommons.org/licenses/by/4.0/legalcode","source":"www.gbif.org","title":"EBCC Atlas of European Breeding Birds","URL":"https://www.gbif.org/dataset/c779b049-28f3-4daf-bbf4-0a40830819b6","author":[{"family":"Hagemeyer","given":"Ward"},{"family":"Blair","given":"Michael"}],"accessed":{"date-parts":[["2022",2,18]]},"issued":{"date-parts":[["1997"]]}}},{"id":553,"uris":["http://zotero.org/users/6714553/items/Y325WJZJ"],"itemData":{"id":553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GBIF, https://www.gbif.org) are now making this possible</w:t>
      </w:r>
      <w:r w:rsidR="00C826EA">
        <w:t xml:space="preserve"> </w:t>
      </w:r>
      <w:r w:rsidR="00C826EA">
        <w:rPr>
          <w:color w:val="0070C0"/>
        </w:rPr>
        <w:t>by providing data at sizeable spatial extent</w:t>
      </w:r>
      <w:r>
        <w:t xml:space="preserve">, and we hope to see trends with spatial replicates at the national grain soon. </w:t>
      </w:r>
    </w:p>
    <w:p w14:paraId="15840ED2" w14:textId="77777777" w:rsidR="002E671A" w:rsidRDefault="0042697E" w:rsidP="00B40EC1">
      <w:pPr>
        <w:pStyle w:val="Heading2"/>
        <w:spacing w:line="480" w:lineRule="auto"/>
      </w:pPr>
      <w:bookmarkStart w:id="32" w:name="_60ek0wdm5dpz" w:colFirst="0" w:colLast="0"/>
      <w:bookmarkEnd w:id="32"/>
      <w:r>
        <w:t xml:space="preserve">Lack of spatio-temporal coverage. </w:t>
      </w:r>
    </w:p>
    <w:p w14:paraId="06393F4C" w14:textId="324F90C8" w:rsidR="002E671A" w:rsidRDefault="0042697E" w:rsidP="00B40EC1">
      <w:r>
        <w:t xml:space="preserve">A striking but expected result </w:t>
      </w:r>
      <w:r w:rsidR="00251AA0">
        <w:fldChar w:fldCharType="begin"/>
      </w:r>
      <w:r w:rsidR="00920514">
        <w:instrText xml:space="preserve"> ADDIN ZOTERO_ITEM CSL_CITATION {"citationID":"g3po7I1W","properties":{"formattedCitation":"(Meyer et al., 2015)","plainCitation":"(Meyer et al., 2015)","dontUpdate":true,"noteIndex":0},"citationItems":[{"id":581,"uris":["http://zotero.org/users/6714553/items/V9E8S3EL"],"itemData":{"id":581,"type":"article-journal","abstract":"Gaps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Commun","language":"en","license":"2015 The Author(s)","note":"Bandiera_abtest: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volume":"6","author":[{"family":"Meyer","given":"Carsten"},{"family":"Kreft","given":"Holger"},{"family":"Guralnick","given":"Robert"},{"family":"Jetz","given":"Walter"}],"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920514">
        <w:instrText xml:space="preserve"> ADDIN ZOTERO_ITEM CSL_CITATION {"citationID":"zfi7sJBM","properties":{"formattedCitation":"(Gonzalez et al., 2016)","plainCitation":"(Gonzalez et al., 2016)","noteIndex":0},"citationItems":[{"id":61,"uris":["http://zotero.org/users/6714553/items/KMNGDBKV"],"itemData":{"id":61,"type":"article-journal","abstract":"Global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xml:space="preserve">. This gap was also reported </w:t>
      </w:r>
      <w:r w:rsidR="002A2902">
        <w:rPr>
          <w:color w:val="0070C0"/>
        </w:rPr>
        <w:t>in</w:t>
      </w:r>
      <w:r w:rsidR="002A2902">
        <w:t xml:space="preserve"> </w:t>
      </w:r>
      <w:r w:rsidR="002A2902">
        <w:rPr>
          <w:color w:val="0070C0"/>
        </w:rPr>
        <w:t>the literature review by</w:t>
      </w:r>
      <w:r w:rsidR="00251AA0">
        <w:t xml:space="preserve"> </w:t>
      </w:r>
      <w:r w:rsidR="00251AA0">
        <w:fldChar w:fldCharType="begin"/>
      </w:r>
      <w:r w:rsidR="00920514">
        <w:instrText xml:space="preserve"> ADDIN ZOTERO_ITEM CSL_CITATION {"citationID":"9lJNH7X5","properties":{"formattedCitation":"(Fraixedas et al., 2020)","plainCitation":"(Fraixedas et al., 2020)","dontUpdate":true,"noteIndex":0},"citationItems":[{"id":591,"uris":["http://zotero.org/users/6714553/items/C5ME9YPN"],"itemData":{"id":591,"type":"article-journal","abstract":"The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920514">
        <w:instrText xml:space="preserve"> ADDIN ZOTERO_ITEM CSL_CITATION {"citationID":"7bHWtJmH","properties":{"formattedCitation":"(Blowes et al., 2019; Dornelas et al., 2014)","plainCitation":"(Blowes et al., 2019; Dornelas et al., 2014)","noteIndex":0},"citationItems":[{"id":415,"uris":["http://zotero.org/users/6714553/items/NM9KYG5G"],"itemData":{"id":415,"type":"article-journal","abstract":"Spatial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Yet, local biodiversity dynamics in Europe and North America is not representative of local dynamics on other continents</w:t>
      </w:r>
      <w:r w:rsidR="00B46A46">
        <w:t>.</w:t>
      </w:r>
      <w:r w:rsidR="00ED35AA">
        <w:t xml:space="preserve"> </w:t>
      </w:r>
      <w:r w:rsidR="00EB7CD9">
        <w:t xml:space="preserve">We </w:t>
      </w:r>
      <w:r w:rsidR="00B46A46">
        <w:t xml:space="preserve">have reasons to think that the dominant increase of biodiversity reported </w:t>
      </w:r>
      <w:r w:rsidR="00EB7CD9">
        <w:t xml:space="preserve">in the reviewed studies </w:t>
      </w:r>
      <w:r w:rsidR="00B46A46">
        <w:t>applies only on north hemisphere</w:t>
      </w:r>
      <w:r w:rsidR="00EB3254">
        <w:t>, especially</w:t>
      </w:r>
      <w:r w:rsidR="00B46A46">
        <w:t xml:space="preserve"> due</w:t>
      </w:r>
      <w:r w:rsidR="00697C67">
        <w:t xml:space="preserve"> </w:t>
      </w:r>
      <w:r w:rsidR="00697C67">
        <w:lastRenderedPageBreak/>
        <w:t xml:space="preserve">to temperature increase that impact positively species richness </w:t>
      </w:r>
      <w:r w:rsidR="00BA1BF1">
        <w:t xml:space="preserve">through </w:t>
      </w:r>
      <w:r w:rsidR="00697C67">
        <w:t>species-energy relationship</w:t>
      </w:r>
      <w:r w:rsidR="00BA1BF1">
        <w:t xml:space="preserve"> (</w:t>
      </w:r>
      <w:r w:rsidR="00031E48" w:rsidRPr="00031E48">
        <w:fldChar w:fldCharType="begin"/>
      </w:r>
      <w:r w:rsidR="00920514">
        <w:instrText xml:space="preserve"> ADDIN ZOTERO_ITEM CSL_CITATION {"citationID":"a1925m4dh0t","properties":{"formattedCitation":"\\uldash{(Currie, 1991; Storch &amp; Gaston, 2004; Whittaker et al., 2001)}","plainCitation":"(Currie, 1991; Storch &amp; Gaston, 2004; Whittaker et al., 2001)","dontUpdate":true,"noteIndex":0},"citationItems":[{"id":29,"uris":["http://zotero.org/users/6714553/items/CIVRUMUJ"],"itemData":{"id":29,"type":"article-journal","abstract":"Many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Richness","volume":"137","author":[{"family":"Currie","given":"David J."}],"issued":{"date-parts":[["1991"]]}}},{"id":318,"uris":["http://zotero.org/users/6714553/items/VBX9WYU3"],"itemData":{"id":318,"type":"article-journal","abstract":"Ecological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time","volume":"5","author":[{"family":"Storch","given":"David"},{"family":"Gaston","given":"Kevin J."}],"issued":{"date-parts":[["2004",11]]}}},{"id":284,"uris":["http://zotero.org/users/6714553/items/GGLLFBHA"],"itemData":{"id":284,"type":"article-journal","abstract":"Aim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richness","volume":"28","author":[{"family":"Whittaker","given":"Robert J."},{"family":"Willis","given":"Katherine J."},{"family":"Field","given":"Richard"}],"issued":{"date-parts":[["2001"]]}}}],"schema":"https://github.com/citation-style-language/schema/raw/master/csl-citation.json"} </w:instrText>
      </w:r>
      <w:r w:rsidR="00031E48" w:rsidRPr="00031E48">
        <w:fldChar w:fldCharType="separate"/>
      </w:r>
      <w:r w:rsidR="00031E48" w:rsidRPr="00031E48">
        <w:t xml:space="preserve">Currie, 1991; Storch &amp; Gaston, 2004; Whittaker </w:t>
      </w:r>
      <w:r w:rsidR="00031E48" w:rsidRPr="00EA66A6">
        <w:rPr>
          <w:i/>
          <w:iCs/>
        </w:rPr>
        <w:t>et al.</w:t>
      </w:r>
      <w:r w:rsidR="00031E48" w:rsidRPr="00031E48">
        <w:t>, 2001)</w:t>
      </w:r>
      <w:r w:rsidR="00031E48" w:rsidRPr="00031E48">
        <w:fldChar w:fldCharType="end"/>
      </w:r>
      <w:r w:rsidR="00B46A46">
        <w:t xml:space="preserve">. Thus, </w:t>
      </w:r>
      <w:r>
        <w:t xml:space="preserve">studies of biodiversity trends at several spatio-temporal scales are needed in other parts of the world. These studies are needed at local grains, as well as at the spatial grain of regions, nations and continents </w:t>
      </w:r>
      <w:r w:rsidR="00C54247">
        <w:fldChar w:fldCharType="begin"/>
      </w:r>
      <w:r w:rsidR="00920514">
        <w:instrText xml:space="preserve"> ADDIN ZOTERO_ITEM CSL_CITATION {"citationID":"63aOxEsB","properties":{"formattedCitation":"(Alroy, 2015)","plainCitation":"(Alroy, 2015)","dontUpdate":true,"noteIndex":0},"citationItems":[{"id":567,"uris":["http://zotero.org/users/6714553/items/QJW2QJ7J"],"itemData":{"id":567,"type":"article-journal","abstract":"There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amphibians","volume":"112","author":[{"family":"Alroy","given":"John"}],"issued":{"date-parts":[["2015",10,20]]}}}],"schema":"https://github.com/citation-style-language/schema/raw/master/csl-citation.json"}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920514">
        <w:instrText xml:space="preserve"> ADDIN ZOTERO_ITEM CSL_CITATION {"citationID":"OTQPk2lN","properties":{"formattedCitation":"(Gonzalez et al., 2016)","plainCitation":"(Gonzalez et al., 2016)","noteIndex":0},"citationItems":[{"id":61,"uris":["http://zotero.org/users/6714553/items/KMNGDBKV"],"itemData":{"id":61,"type":"article-journal","abstract":"Global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920514">
        <w:instrText xml:space="preserve"> ADDIN ZOTERO_ITEM CSL_CITATION {"citationID":"HiGYxHPs","properties":{"formattedCitation":"(Tingley &amp; Beissinger, 2013)","plainCitation":"(Tingley &amp; Beissinger, 2013)","noteIndex":0},"citationItems":[{"id":549,"uris":["http://zotero.org/users/6714553/items/4QJGSYQ4"],"itemData":{"id":549,"type":"article-journal","abstract":"Although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33" w:name="_u4vx3q5nr6lj" w:colFirst="0" w:colLast="0"/>
      <w:bookmarkEnd w:id="33"/>
      <w:r>
        <w:t>Conclusion</w:t>
      </w:r>
    </w:p>
    <w:p w14:paraId="28624DBD" w14:textId="4832AEFC"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r>
        <w:rPr>
          <w:i/>
        </w:rPr>
        <w:t xml:space="preserve">i.e. </w:t>
      </w:r>
      <w:r>
        <w:t>mainly increases) and global (</w:t>
      </w:r>
      <w:r>
        <w:rPr>
          <w:i/>
        </w:rPr>
        <w:t xml:space="preserve">i.e. </w:t>
      </w:r>
      <w:r>
        <w:t xml:space="preserve">no increase) spatial scales. </w:t>
      </w:r>
      <w:r w:rsidR="007453CB">
        <w:t>Besides, i</w:t>
      </w:r>
      <w:r>
        <w:t xml:space="preserve">ncreases of species richness at local and regional scales should not be interpreted as ecosystems </w:t>
      </w:r>
      <w:r w:rsidR="005564F7">
        <w:t>well-being</w:t>
      </w:r>
      <w:r>
        <w:t xml:space="preserve"> without considering the </w:t>
      </w:r>
      <w:r w:rsidR="002643A2">
        <w:t>trend of other metrics (</w:t>
      </w:r>
      <w:r w:rsidR="002643A2">
        <w:rPr>
          <w:i/>
          <w:iCs/>
        </w:rPr>
        <w:t xml:space="preserve">e.g. </w:t>
      </w:r>
      <w:r w:rsidR="002643A2">
        <w:t xml:space="preserve">spatial and temporal </w:t>
      </w:r>
      <w:r w:rsidR="002643A2" w:rsidRPr="002643A2">
        <w:t>beta-diversity</w:t>
      </w:r>
      <w:r w:rsidR="002643A2">
        <w:t>)</w:t>
      </w:r>
      <w:r w:rsidR="00E8237E">
        <w:t xml:space="preserve"> at all spatial scales</w:t>
      </w:r>
      <w:r>
        <w:t xml:space="preserve">. </w:t>
      </w:r>
      <w:r w:rsidR="007453CB">
        <w:t>We</w:t>
      </w:r>
      <w:r w:rsidR="00FE07AD" w:rsidRPr="00FE07AD">
        <w:t xml:space="preserve"> have reasons to think </w:t>
      </w:r>
      <w:r w:rsidR="00FE07AD">
        <w:t xml:space="preserve">that </w:t>
      </w:r>
      <w:r w:rsidR="00FE07AD" w:rsidRPr="00FE07AD">
        <w:t xml:space="preserve">anthropogenic disturbances drive local biodiversity trends which are either recovering from previous disturbances or being impacted by current ones. </w:t>
      </w:r>
      <w:r w:rsidR="005564F7">
        <w:t>Unfortunately, l</w:t>
      </w:r>
      <w:r>
        <w:t xml:space="preserve">ittle is known about the resilience of bird </w:t>
      </w:r>
      <w:r w:rsidR="005564F7">
        <w:t>biodiversity</w:t>
      </w:r>
      <w:r>
        <w:t xml:space="preserve">. </w:t>
      </w:r>
      <w:r w:rsidR="00112E08">
        <w:t>T</w:t>
      </w:r>
      <w:r>
        <w:t>emporal grain of the metrics has either been confused with the temporal grain of the sampling plan, or not properly considered at all, and this needs to be addressed</w:t>
      </w:r>
      <w:r w:rsidR="00E408B7">
        <w:t xml:space="preserve"> </w:t>
      </w:r>
      <w:r w:rsidR="00E408B7" w:rsidRPr="00E408B7">
        <w:rPr>
          <w:color w:val="0070C0"/>
        </w:rPr>
        <w:t>by clearly specifying the summed, averaged or modelled temporal grain of the metric</w:t>
      </w:r>
      <w:r>
        <w:t xml:space="preserve">. Finally, the gaps in spatio-temporal coverage need to be filled with more </w:t>
      </w:r>
      <w:r w:rsidR="005564F7">
        <w:t>data or</w:t>
      </w:r>
      <w:r>
        <w:t xml:space="preserve"> interpolated over by</w:t>
      </w:r>
      <w:r w:rsidR="00920514">
        <w:t xml:space="preserve"> </w:t>
      </w:r>
      <w:r w:rsidR="00920514">
        <w:rPr>
          <w:color w:val="0070C0"/>
        </w:rPr>
        <w:t>cross-</w:t>
      </w:r>
      <w:r w:rsidR="00172E60">
        <w:rPr>
          <w:color w:val="0070C0"/>
        </w:rPr>
        <w:t xml:space="preserve">scale </w:t>
      </w:r>
      <w:r>
        <w:t>models</w:t>
      </w:r>
      <w:r w:rsidR="00920514">
        <w:t xml:space="preserve"> </w:t>
      </w:r>
      <w:r w:rsidR="00920514" w:rsidRPr="00920514">
        <w:rPr>
          <w:color w:val="0070C0"/>
        </w:rPr>
        <w:fldChar w:fldCharType="begin"/>
      </w:r>
      <w:r w:rsidR="00920514" w:rsidRPr="00920514">
        <w:rPr>
          <w:color w:val="0070C0"/>
        </w:rPr>
        <w:instrText xml:space="preserve"> ADDIN ZOTERO_ITEM CSL_CITATION {"citationID":"a1qhh4ph6u1","properties":{"formattedCitation":"(Keil &amp; Chase, 2022)","plainCitation":"(Keil &amp; Chase, 2022)","noteIndex":0},"citationItems":[{"id":1362,"uris":["http://zotero.org/users/6714553/items/EFQFRCT7"],"itemData":{"id":1362,"type":"report","abstract":"1.\tEstimates of temporal change of biodiversity, and its components loss and gain, are needed at local and geographical scales. However, we lack them because of data in-completeness, heterogeneity, and lack of temporal replication. Hence, we need a tool to integrate heterogeneous data and to account for their incompleteness.\n2.\tWe introduce spatiotemporal machine learning interpolation that can estimate cross-scale biodiversity change and its components. The approach naturally captures the expected and complex interactions between scale (grain), geography, data types, and drivers of change. As such it can integrate inventory data from reserves or countries with data from atlases and local survey plots. We present two flavors, both blending tree-based machine learning (random forests, boosted trees) with advances in ecolog-ical scaling: The first combines machine learning with species-area relationships (SAR method), the second with occupancy-area relationships (OAR method).\n3.\tUsing simulated data and an empirical example of global mammals and European plants, we show that tree-based machine learning effectively captures temporal biodi-versity change, loss, and gain across a continuum of spatial grains. This can be done despite the lack of time series data (i.e., it does not require temporal replication at sites), temporal biases in the amount of data, and highly uneven sampling area. These estimates can be mapped at any desired spatial resolution. \n4.\tIn all, this is a user-friendly and computationally fast approach with minimal require-ments on data format. It can integrate heterogeneous biodiversity data to obtain esti-mates of temporal biodiversity change, loss, and gain, that would otherwise be invisi-ble in the raw data alone.","language":"en-us","note":"DOI: 10.32942/osf.io/rky7b\ntype: article","publisher":"EcoEvoRxiv","source":"OSF Preprints","title":"Interpolation of temporal biodiversity change, loss, and gain across scales: a machine learning approach","title-short":"Interpolation of temporal biodiversity change, loss, and gain across scales","URL":"https://ecoevorxiv.org/rky7b/","author":[{"family":"Keil","given":"Petr"},{"family":"Chase","given":"Jonathan M."}],"accessed":{"date-parts":[["2022",5,12]]},"issued":{"date-parts":[["2022",3,15]]}}}],"schema":"https://github.com/citation-style-language/schema/raw/master/csl-citation.json"} </w:instrText>
      </w:r>
      <w:r w:rsidR="00920514" w:rsidRPr="00920514">
        <w:rPr>
          <w:color w:val="0070C0"/>
        </w:rPr>
        <w:fldChar w:fldCharType="separate"/>
      </w:r>
      <w:r w:rsidR="00920514" w:rsidRPr="00920514">
        <w:rPr>
          <w:color w:val="0070C0"/>
        </w:rPr>
        <w:t>(</w:t>
      </w:r>
      <w:r w:rsidR="00920514">
        <w:rPr>
          <w:i/>
          <w:iCs/>
          <w:color w:val="0070C0"/>
        </w:rPr>
        <w:t xml:space="preserve">e.g. </w:t>
      </w:r>
      <w:r w:rsidR="00920514" w:rsidRPr="00920514">
        <w:rPr>
          <w:color w:val="0070C0"/>
        </w:rPr>
        <w:t>Keil &amp; Chase, 2022)</w:t>
      </w:r>
      <w:r w:rsidR="00920514" w:rsidRPr="00920514">
        <w:rPr>
          <w:color w:val="0070C0"/>
        </w:rPr>
        <w:fldChar w:fldCharType="end"/>
      </w:r>
      <w:r w:rsidR="00920514">
        <w:t xml:space="preserve"> </w:t>
      </w:r>
      <w:r>
        <w:t xml:space="preserve">. We hope that this review improves the current knowledge </w:t>
      </w:r>
      <w:r>
        <w:lastRenderedPageBreak/>
        <w:t xml:space="preserve">on spatio-temporal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Heading2"/>
      </w:pPr>
      <w:r w:rsidRPr="00987351">
        <w:t>Acknowledgments</w:t>
      </w:r>
    </w:p>
    <w:p w14:paraId="7DE6FB00" w14:textId="5DEE42E2" w:rsidR="00987351" w:rsidRPr="00987351" w:rsidRDefault="00931D2C" w:rsidP="00987351">
      <w:r w:rsidRPr="00931D2C">
        <w:t>P.K and F.L. were supported by the REES grant of the Czech University of Life Sciences in Prague.</w:t>
      </w:r>
      <w:r>
        <w:t xml:space="preserve"> J.R. </w:t>
      </w:r>
      <w:r w:rsidRPr="00931D2C">
        <w:t>was supported by Charles University (PRIMUS/17/SCI/16).</w:t>
      </w:r>
      <w:r w:rsidR="007415CD">
        <w:t xml:space="preserve"> </w:t>
      </w:r>
      <w:r w:rsidR="007415CD" w:rsidRPr="007415CD">
        <w:t>D.S. was supported by the Czech Science Foundation (grant no. 20-29554X).</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 xml:space="preserve">species richness (sR), functional richness (fR), evenness (Eve), functional evenness (fEve), diversity (Div), functional diversity (fDiv), temporal beta-diversity (tBetaDiv), spatial </w:t>
      </w:r>
      <w:bookmarkStart w:id="34" w:name="_Hlk96531542"/>
      <w:r>
        <w:rPr>
          <w:i/>
        </w:rPr>
        <w:t>beta-diversity</w:t>
      </w:r>
      <w:bookmarkEnd w:id="34"/>
      <w:r>
        <w:rPr>
          <w:i/>
        </w:rPr>
        <w:t xml:space="preserve"> (sBetaDiv), functional spatial beta-diversity (fsBetaDiv), gamma-diversity (gammaDiv), functional Gamma-diversity (fgammaDiv), phylogenetic diversity (pDiv).</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398A24B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4A3E631E"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w:t>
            </w:r>
            <w:r w:rsidR="00BC446B">
              <w:rPr>
                <w:rFonts w:ascii="Arial" w:eastAsia="Arial" w:hAnsi="Arial" w:cs="Arial"/>
                <w:sz w:val="14"/>
                <w:szCs w:val="14"/>
              </w:rPr>
              <w:t>k</w:t>
            </w:r>
            <w:r>
              <w:rPr>
                <w:rFonts w:ascii="Arial" w:eastAsia="Arial" w:hAnsi="Arial" w:cs="Arial"/>
                <w:sz w:val="14"/>
                <w:szCs w:val="14"/>
              </w:rPr>
              <w:t>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64895388"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 xml:space="preserve">Temporal grain </w:t>
            </w:r>
            <w:r w:rsidRPr="00BC446B">
              <w:rPr>
                <w:rFonts w:ascii="Arial" w:eastAsia="Arial" w:hAnsi="Arial" w:cs="Arial"/>
                <w:color w:val="0070C0"/>
                <w:sz w:val="14"/>
                <w:szCs w:val="14"/>
              </w:rPr>
              <w:t>(</w:t>
            </w:r>
            <w:r w:rsidR="000A7CBE" w:rsidRPr="00BC446B">
              <w:rPr>
                <w:rFonts w:ascii="Arial" w:eastAsia="Arial" w:hAnsi="Arial" w:cs="Arial"/>
                <w:color w:val="0070C0"/>
                <w:sz w:val="14"/>
                <w:szCs w:val="14"/>
              </w:rPr>
              <w:t xml:space="preserve">decimal </w:t>
            </w:r>
            <w:r w:rsidRPr="00BC446B">
              <w:rPr>
                <w:rFonts w:ascii="Arial" w:eastAsia="Arial" w:hAnsi="Arial" w:cs="Arial"/>
                <w:color w:val="0070C0"/>
                <w:sz w:val="14"/>
                <w:szCs w:val="14"/>
              </w:rPr>
              <w:t>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203F1F6E"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2017)","dontUpdate":true,"noteIndex":0},"citationItems":[{"id":102,"uris":["http://zotero.org/users/6714553/items/P7GKJZXC"],"itemData":{"id":102,"type":"article-journal","abstract":"Global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3C32D0B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{"citationID":"KNltc9YH","properties":{"formattedCitation":"(Chase et al., 2019)","plainCitation":"(Chase et al., 2019)","dontUpdate":true,"noteIndex":0},"citationItems":[{"id":413,"uris":["http://zotero.org/users/6714553/items/K8LRWTT8"],"itemData":{"id":413,"type":"article-journal","container-title":"Oikos","DOI":"10.1111/oik.05968","ISSN":"0030-1299,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920514">
              <w:rPr>
                <w:rFonts w:ascii="Cambria Math" w:eastAsia="Arial" w:hAnsi="Cambria Math" w:cs="Cambria Math"/>
                <w:sz w:val="14"/>
                <w:szCs w:val="14"/>
              </w:rPr>
              <w:instrText>‐</w:instrText>
            </w:r>
            <w:r w:rsidR="00920514">
              <w:rPr>
                <w:rFonts w:ascii="Arial" w:eastAsia="Arial" w:hAnsi="Arial" w:cs="Arial"/>
                <w:sz w:val="14"/>
                <w:szCs w:val="14"/>
              </w:rPr>
              <w:instrText xml:space="preserve">Smith","given":"Isla H."},{"family":"Jones","given":"Holly P."},{"family":"Hines","given":"Jes"},{"family":"Vellend","given":"Mark"},{"family":"Waldock","given":"Conor"},{"family":"O'Connor","given":"Mary"}],"issued":{"date-parts":[["2019",8]]}}}],"schema":"https://github.com/citation-style-language/schema/raw/master/csl-citation.json"}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D434305"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{"citationID":"qPBelRzj","properties":{"formattedCitation":"(Davey et al., 2012)","plainCitation":"(Davey et al., 2012)","dontUpdate":true,"noteIndex":0},"citationItems":[{"id":629,"uris":["http://zotero.org/users/6714553/items/WWG57QDI"],"itemData":{"id":629,"type":"article-journal","abstract":"Aims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3806266"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2018)","dontUpdate":true,"noteIndex":0},"citationItems":[{"id":403,"uris":["http://zotero.org/users/6714553/items/QDXWHQ2I"],"itemData":{"id":403,"type":"article-journal","container-title":"Nature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22168445"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2020)","dontUpdate":true,"noteIndex":0},"citationItems":[{"id":615,"uris":["http://zotero.org/users/6714553/items/3LZIZPZM"],"itemData":{"id":615,"type":"article-journal","abstract":"Local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67731A3F"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{"citationID":"rgsTgVkB","properties":{"formattedCitation":"(Ram et al., 2017)","plainCitation":"(Ram et al., 2017)","dontUpdate":true,"noteIndex":0},"citationItems":[{"id":637,"uris":["http://zotero.org/users/6714553/items/MGKTDLJX"],"itemData":{"id":637,"type":"article-journal","abstract":"Changes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climate?","volume":"385","author":[{"family":"Ram","given":"Dafne"},{"family":"Axelsson","given":"Anna-Lena"},{"family":"Green","given":"Martin"},{"family":"Smith","given":"Henrik G."},{"family":"Lindström","given":"Åke"}],"issued":{"date-parts":[["2017",2,1]]}}}],"schema":"https://github.com/citation-style-language/schema/raw/master/csl-citation.json"}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2994D460"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{"citationID":"TqhATJbY","properties":{"formattedCitation":"(Reif et al., 2013)","plainCitation":"(Reif et al., 2013)","dontUpdate":true,"noteIndex":0},"citationItems":[{"id":610,"uris":["http://zotero.org/users/6714553/items/WHYAQYVP"],"itemData":{"id":610,"type":"article-journal","abstract":"Recent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2004","volume":"154","author":[{"family":"Reif","given":"Jiří"},{"family":"Prylová","given":"Kristýna"},{"family":"Šizling","given":"Arnošt L."},{"family":"Vermouzek","given":"Zdeněk"},{"family":"Šťastný","given":"Karel"},{"family":"Bejček","given":"Vladimír"}],"issued":{"date-parts":[["2013",4,1]]}}}],"schema":"https://github.com/citation-style-language/schema/raw/master/csl-citation.json"}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6BC7E067"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2016)","dontUpdate":true,"noteIndex":0},"citationItems":[{"id":165,"uris":["http://zotero.org/users/6714553/items/PSZ628GA"],"itemData":{"id":165,"type":"article-journal","abstract":"Although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4711E87D"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2005)","dontUpdate":true,"noteIndex":0},"citationItems":[{"id":95,"uris":["http://zotero.org/users/6714553/items/HP3N27E3"],"itemData":{"id":95,"type":"article-journal","abstract":"Aim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769681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2007)","dontUpdate":true,"noteIndex":0},"citationItems":[{"id":609,"uris":["http://zotero.org/users/6714553/items/BZI5KR6W"],"itemData":{"id":609,"type":"article-journal","abstract":"Changes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6092E42B"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2010)","dontUpdate":true,"noteIndex":0},"citationItems":[{"id":639,"uris":["http://zotero.org/users/6714553/items/DBYBRQUS"],"itemData":{"id":639,"type":"article-journal","abstract":"It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157DE822"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2020)","dontUpdate":true,"noteIndex":0},"citationItems":[{"id":553,"uris":["http://zotero.org/users/6714553/items/Y325WJZJ"],"itemData":{"id":553,"type":"book","abstract":"The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7C7BC6D8"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2014)","dontUpdate":true,"noteIndex":0},"citationItems":[{"id":552,"uris":["http://zotero.org/users/6714553/items/GFGBRXBP"],"itemData":{"id":552,"type":"article-journal","abstract":"Aim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440BBE8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2017)","dontUpdate":true,"noteIndex":0},"citationItems":[{"id":551,"uris":["http://zotero.org/users/6714553/items/ZGZHT4MC"],"itemData":{"id":551,"type":"article-journal","container-title":"Acta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0D4C8925"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2017)","dontUpdate":true,"noteIndex":0},"citationItems":[{"id":550,"uris":["http://zotero.org/users/6714553/items/2NYEVMH3"],"itemData":{"id":550,"type":"article-journal","abstract":"Assessments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3FDBED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2013)","dontUpdate":true,"noteIndex":0},"citationItems":[{"id":549,"uris":["http://zotero.org/users/6714553/items/4QJGSYQ4"],"itemData":{"id":549,"type":"article-journal","abstract":"Although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6F96195D"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2009)","dontUpdate":true,"noteIndex":0},"citationItems":[{"id":548,"uris":["http://zotero.org/users/6714553/items/874YS4CY"],"itemData":{"id":548,"type":"article-journal","abstract":"Understanding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2481678D"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{"citationID":"1PQJndGf","properties":{"formattedCitation":"(La Sorte, 2006)","plainCitation":"(La Sorte, 2006)","dontUpdate":true,"noteIndex":0},"citationItems":[{"id":546,"uris":["http://zotero.org/users/6714553/items/X452JEDH"],"itemData":{"id":546,"type":"article-journal","abstract":"Aim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59CF9B3B"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920514">
              <w:rPr>
                <w:rFonts w:ascii="Arial" w:eastAsia="Arial" w:hAnsi="Arial" w:cs="Arial"/>
                <w:sz w:val="14"/>
                <w:szCs w:val="14"/>
              </w:rPr>
              <w:instrText xml:space="preserve"> ADDIN ZOTERO_ITEM CSL_CITATION {"citationID":"Z960frxl","properties":{"formattedCitation":"(Ma et al., 2012)","plainCitation":"(Ma et al., 2012)","dontUpdate":true,"noteIndex":0},"citationItems":[{"id":545,"uris":["http://zotero.org/users/6714553/items/RVGLAPBB"],"itemData":{"id":545,"type":"article-journal","abstract":"We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scales","volume":"32","author":[{"family":"Ma","given":"Zhihai"},{"family":"Zuckerberg","given":"Benjamin"},{"family":"Porter","given":"William F."},{"family":"Zhang","given":"Lianjun"}],"issued":{"date-parts":[["2012",3,1]]}}}],"schema":"https://github.com/citation-style-language/schema/raw/master/csl-citation.json"}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4D0F11E8"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3A077CCB"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2020)","dontUpdate":true,"noteIndex":0},"citationItems":[{"id":624,"uris":["http://zotero.org/users/6714553/items/5WT62GFW"],"itemData":{"id":624,"type":"article-journal","abstract":"Aim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volume":"26","author":[{"family":"García-Navas","given":"Vicente"},{"family":"Sattler","given":"Thomas"},{"family":"Schmid","given":"Hans"},{"family":"Ozgul","given":"Arpat"}],"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64B8679D"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E38E799"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2F25CEA8"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920514">
              <w:rPr>
                <w:rFonts w:ascii="Arial" w:hAnsi="Arial" w:cs="Arial"/>
                <w:sz w:val="14"/>
                <w:szCs w:val="14"/>
              </w:rPr>
              <w:instrText xml:space="preserve"> ADDIN ZOTERO_ITEM CSL_CITATION {"citationID":"Fky8cEs2","properties":{"formattedCitation":"(Petchey et al., 2007)","plainCitation":"(Petchey et al., 2007)","dontUpdate":true,"noteIndex":0},"citationItems":[{"id":39,"uris":["http://zotero.org/users/6714553/items/3NHBH68M"],"itemData":{"id":39,"type":"article-journal","abstract":"1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assemblages","volume":"76","author":[{"family":"Petchey","given":"Owen L."},{"family":"Evans","given":"Karl L."},{"family":"Fishburn","given":"Isla S."},{"family":"Gaston","given":"Kevin J."}],"issued":{"date-parts":[["2007"]]}}}],"schema":"https://github.com/citation-style-language/schema/raw/master/csl-citation.json"}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35" w:name="_bxf3juex4006" w:colFirst="0" w:colLast="0"/>
      <w:bookmarkStart w:id="36" w:name="_mukbd63zvb66" w:colFirst="0" w:colLast="0"/>
      <w:bookmarkEnd w:id="35"/>
      <w:bookmarkEnd w:id="36"/>
    </w:p>
    <w:p w14:paraId="238AC331" w14:textId="325392B8" w:rsidR="008127C5" w:rsidRDefault="008127C5"/>
    <w:p w14:paraId="4B3061B4" w14:textId="25BEAC60" w:rsidR="008127C5" w:rsidRDefault="008127C5"/>
    <w:p w14:paraId="1EE7AD7A" w14:textId="235380FC" w:rsidR="008127C5" w:rsidRDefault="008127C5"/>
    <w:p w14:paraId="558814EB" w14:textId="5BBA296D" w:rsidR="001A06BF" w:rsidRDefault="001A06BF"/>
    <w:p w14:paraId="0FD433AF" w14:textId="382F8231" w:rsidR="001A06BF" w:rsidRDefault="001A06BF"/>
    <w:p w14:paraId="11A254DD" w14:textId="1E1D8892" w:rsidR="001A06BF" w:rsidRDefault="001A06BF"/>
    <w:p w14:paraId="6E0D00C9" w14:textId="139455BC" w:rsidR="001A06BF" w:rsidRDefault="001A06BF"/>
    <w:p w14:paraId="3CA9D993" w14:textId="77777777" w:rsidR="001A06BF" w:rsidRDefault="001A06BF"/>
    <w:p w14:paraId="16604981" w14:textId="77777777" w:rsidR="002E671A" w:rsidRDefault="0042697E">
      <w:pPr>
        <w:pStyle w:val="Title"/>
      </w:pPr>
      <w:bookmarkStart w:id="37" w:name="_xxrqwfm9by0x" w:colFirst="0" w:colLast="0"/>
      <w:bookmarkEnd w:id="37"/>
      <w:r>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1A816A9F" w:rsidR="002E671A" w:rsidRPr="00A10E21" w:rsidRDefault="0042697E" w:rsidP="00992016">
      <w:pPr>
        <w:rPr>
          <w:i/>
          <w:iCs/>
        </w:rPr>
      </w:pPr>
      <w:r w:rsidRPr="00A10E21">
        <w:rPr>
          <w:b/>
          <w:i/>
          <w:iCs/>
        </w:rPr>
        <w:t>Supplementary Figure 1</w:t>
      </w:r>
      <w:r w:rsidR="00340111" w:rsidRPr="00A10E21">
        <w:rPr>
          <w:b/>
          <w:i/>
          <w:iCs/>
        </w:rPr>
        <w:t xml:space="preserve"> (in colours)</w:t>
      </w:r>
      <w:r w:rsidRPr="00A10E21">
        <w:rPr>
          <w:b/>
          <w:i/>
          <w:iCs/>
        </w:rPr>
        <w:t>:</w:t>
      </w:r>
      <w:r w:rsidRPr="00A10E21">
        <w:rPr>
          <w:i/>
          <w:iCs/>
        </w:rPr>
        <w:t xml:space="preserve"> Numbers of trends in each category (increase, stable, decrease) for the 59 trends across 24 articles. </w:t>
      </w:r>
      <w:r w:rsidR="00F039E8">
        <w:rPr>
          <w:i/>
        </w:rPr>
        <w:t xml:space="preserve">Note that each trend is an average trend from a given study, scale, and for a given metric, calculated over multiple sites (i.e. spatial replicates). </w:t>
      </w:r>
      <w:r w:rsidRPr="00A10E21">
        <w:rPr>
          <w:i/>
          <w:iCs/>
        </w:rPr>
        <w:t xml:space="preserve">We also note that some trends reported here are based on the same dataset, but come from different studies; this is a potential source of pseudoreplication. For summary of trends that accounts for this pseudoreplication see Fig. 3. Abbreviations: species richness (sR), functional richness (fR), evenness (Eve), functional evenness (fEve), taxonomic diversity (Div), functional diversity (fDiv), temporal beta-diversity (tBetaDiv), spatial beta-diversity (sBetaDiv), </w:t>
      </w:r>
      <w:r w:rsidRPr="00A10E21">
        <w:rPr>
          <w:i/>
          <w:iCs/>
        </w:rPr>
        <w:lastRenderedPageBreak/>
        <w:t>functional spatial beta-diversity (fsBetaDiv), gamma-diversity (gammaDiv), functional Gamma-diversity (fgammaDiv), phylogenetic diversity (pDiv).</w:t>
      </w:r>
    </w:p>
    <w:p w14:paraId="38BAC004" w14:textId="77777777" w:rsidR="00391B08" w:rsidRDefault="00391B08">
      <w:pPr>
        <w:spacing w:line="276" w:lineRule="auto"/>
      </w:pPr>
    </w:p>
    <w:p w14:paraId="4BB9EAC5" w14:textId="186FB43C" w:rsidR="002E671A" w:rsidRPr="00E61F9D" w:rsidRDefault="0042697E">
      <w:pPr>
        <w:rPr>
          <w:i/>
          <w:iCs/>
        </w:rPr>
      </w:pPr>
      <w:r w:rsidRPr="00E61F9D">
        <w:rPr>
          <w:b/>
          <w:i/>
          <w:iCs/>
        </w:rPr>
        <w:t xml:space="preserve">Supplementary Table 1: </w:t>
      </w:r>
      <w:r w:rsidRPr="00E61F9D">
        <w:rPr>
          <w:i/>
          <w:iCs/>
        </w:rPr>
        <w:t>table containing the notes about the trends and articles used in this literature review. Abbreviations: BBS = Breeding Bird Survey, 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phylogenetic diversity (pDiv).</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1599353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1FC80FAD"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920514">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2017)","dontUpdate":true,"noteIndex":0},"citationItems":[{"id":102,"uris":["http://zotero.org/users/6714553/items/P7GKJZXC"],"itemData":{"id":102,"type":"article-journal","abstract":"Global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(40/0.8)*(pi*0.4^2)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816C5D2"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{"citationID":"BwsSAT5u","properties":{"formattedCitation":"(Chase et al., 2019)","plainCitation":"(Chase et al., 2019)","dontUpdate":true,"noteIndex":0},"citationItems":[{"id":413,"uris":["http://zotero.org/users/6714553/items/K8LRWTT8"],"itemData":{"id":413,"type":"article-journal","container-title":"Oikos","DOI":"10.1111/oik.05968","ISSN":"0030-1299,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920514">
              <w:rPr>
                <w:rFonts w:ascii="Cambria Math" w:eastAsia="Arial" w:hAnsi="Cambria Math" w:cs="Cambria Math"/>
                <w:sz w:val="14"/>
                <w:szCs w:val="14"/>
              </w:rPr>
              <w:instrText>‐</w:instrText>
            </w:r>
            <w:r w:rsidR="00920514">
              <w:rPr>
                <w:rFonts w:ascii="Arial" w:eastAsia="Arial" w:hAnsi="Arial" w:cs="Arial"/>
                <w:sz w:val="14"/>
                <w:szCs w:val="14"/>
              </w:rPr>
              <w:instrText xml:space="preserve">Smith","given":"Isla H."},{"family":"Jones","given":"Holly P."},{"family":"Hines","given":"Jes"},{"family":"Vellend","given":"Mark"},{"family":"Waldock","given":"Conor"},{"family":"O'Connor","given":"Mary"}],"issued":{"date-parts":[["2019",8]]}}}],"schema":"https://github.com/citation-style-language/schema/raw/master/csl-citation.json"}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7855F796"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{"citationID":"mLRPk1AF","properties":{"formattedCitation":"(Davey et al., 2012)","plainCitation":"(Davey et al., 2012)","dontUpdate":true,"noteIndex":0},"citationItems":[{"id":629,"uris":["http://zotero.org/users/6714553/items/WWG57QDI"],"itemData":{"id":629,"type":"article-journal","abstract":"Aims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1C0B316D"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2018)","dontUpdate":true,"noteIndex":0},"citationItems":[{"id":403,"uris":["http://zotero.org/users/6714553/items/QDXWHQ2I"],"itemData":{"id":403,"type":"article-journal","container-title":"Nature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33B696A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2020)","dontUpdate":true,"noteIndex":0},"citationItems":[{"id":615,"uris":["http://zotero.org/users/6714553/items/3LZIZPZM"],"itemData":{"id":615,"type":"article-journal","abstract":"Local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6A7F7AE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{"citationID":"QM7tWcKC","properties":{"formattedCitation":"(Ram et al., 2017)","plainCitation":"(Ram et al., 2017)","dontUpdate":true,"noteIndex":0},"citationItems":[{"id":637,"uris":["http://zotero.org/users/6714553/items/MGKTDLJX"],"itemData":{"id":637,"type":"article-journal","abstract":"Changes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climate?","volume":"385","author":[{"family":"Ram","given":"Dafne"},{"family":"Axelsson","given":"Anna-Lena"},{"family":"Green","given":"Martin"},{"family":"Smith","given":"Henrik G."},{"family":"Lindström","given":"Åke"}],"issued":{"date-parts":[["2017",2,1]]}}}],"schema":"https://github.com/citation-style-language/schema/raw/master/csl-citation.json"}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72BF528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{"citationID":"zXiZN42F","properties":{"formattedCitation":"(Reif et al., 2013)","plainCitation":"(Reif et al., 2013)","dontUpdate":true,"noteIndex":0},"citationItems":[{"id":610,"uris":["http://zotero.org/users/6714553/items/WHYAQYVP"],"itemData":{"id":610,"type":"article-journal","abstract":"Recent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2004","volume":"154","author":[{"family":"Reif","given":"Jiří"},{"family":"Prylová","given":"Kristýna"},{"family":"Šizling","given":"Arnošt L."},{"family":"Vermouzek","given":"Zdeněk"},{"family":"Šťastný","given":"Karel"},{"family":"Bejček","given":"Vladimír"}],"issued":{"date-parts":[["2013",4,1]]}}}],"schema":"https://github.com/citation-style-language/schema/raw/master/csl-citation.json"}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"species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653C3DEF"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2016)","dontUpdate":true,"noteIndex":0},"citationItems":[{"id":165,"uris":["http://zotero.org/users/6714553/items/PSZ628GA"],"itemData":{"id":165,"type":"article-journal","abstract":"Although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5ABE2B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2005)","dontUpdate":true,"noteIndex":0},"citationItems":[{"id":95,"uris":["http://zotero.org/users/6714553/items/HP3N27E3"],"itemData":{"id":95,"type":"article-journal","abstract":"Aim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1755C472" w:rsidR="002E671A" w:rsidRDefault="002E671A">
            <w:pPr>
              <w:spacing w:before="100" w:after="100" w:line="240" w:lineRule="auto"/>
              <w:ind w:left="100" w:right="100"/>
              <w:rPr>
                <w:rFonts w:ascii="Arial" w:eastAsia="Arial" w:hAnsi="Arial" w:cs="Arial"/>
                <w:sz w:val="14"/>
                <w:szCs w:val="14"/>
              </w:rPr>
            </w:pP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7ADCA86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2007)","dontUpdate":true,"noteIndex":0},"citationItems":[{"id":609,"uris":["http://zotero.org/users/6714553/items/BZI5KR6W"],"itemData":{"id":609,"type":"article-journal","abstract":"Changes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4E60603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2010)","dontUpdate":true,"noteIndex":0},"citationItems":[{"id":639,"uris":["http://zotero.org/users/6714553/items/DBYBRQUS"],"itemData":{"id":639,"type":"article-journal","abstract":"It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(i.e.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05ED9B8A"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2020)","dontUpdate":true,"noteIndex":0},"citationItems":[{"id":553,"uris":["http://zotero.org/users/6714553/items/Y325WJZJ"],"itemData":{"id":553,"type":"book","abstract":"The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6FED782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r w:rsidR="00BD0479">
              <w:rPr>
                <w:rFonts w:ascii="Arial" w:eastAsia="Arial" w:hAnsi="Arial" w:cs="Arial"/>
                <w:sz w:val="14"/>
                <w:szCs w:val="14"/>
              </w:rPr>
              <w:t xml:space="preserve">, </w:t>
            </w:r>
            <w:r w:rsidR="00BD0479" w:rsidRPr="00BD0479">
              <w:rPr>
                <w:rFonts w:ascii="Arial" w:eastAsia="Arial" w:hAnsi="Arial" w:cs="Arial"/>
                <w:sz w:val="14"/>
                <w:szCs w:val="14"/>
              </w:rPr>
              <w:t>grid cell = 50*50 Km</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3312D6E3"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920514">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2014)","dontUpdate":true,"noteIndex":0},"citationItems":[{"id":552,"uris":["http://zotero.org/users/6714553/items/GFGBRXBP"],"itemData":{"id":552,"type":"article-journal","abstract":"Aim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7F788913"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2017)","dontUpdate":true,"noteIndex":0},"citationItems":[{"id":551,"uris":["http://zotero.org/users/6714553/items/ZGZHT4MC"],"itemData":{"id":551,"type":"article-journal","container-title":"Acta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47FC96B0"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2017)","dontUpdate":true,"noteIndex":0},"citationItems":[{"id":550,"uris":["http://zotero.org/users/6714553/items/2NYEVMH3"],"itemData":{"id":550,"type":"article-journal","abstract":"Assessments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0C048E4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2013)","dontUpdate":true,"noteIndex":0},"citationItems":[{"id":549,"uris":["http://zotero.org/users/6714553/items/4QJGSYQ4"],"itemData":{"id":549,"type":"article-journal","abstract":"Although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10x(pi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321D892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2009)","dontUpdate":true,"noteIndex":0},"citationItems":[{"id":548,"uris":["http://zotero.org/users/6714553/items/874YS4CY"],"itemData":{"id":548,"type":"article-journal","abstract":"Understanding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444F2BA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{"citationID":"HcxUQB0z","properties":{"formattedCitation":"(La Sorte, 2006)","plainCitation":"(La Sorte, 2006)","dontUpdate":true,"noteIndex":0},"citationItems":[{"id":546,"uris":["http://zotero.org/users/6714553/items/X452JEDH"],"itemData":{"id":546,"type":"article-journal","abstract":"Aim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1AEA472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{"citationID":"yruQYDn0","properties":{"formattedCitation":"(Ma et al., 2012)","plainCitation":"(Ma et al., 2012)","dontUpdate":true,"noteIndex":0},"citationItems":[{"id":545,"uris":["http://zotero.org/users/6714553/items/RVGLAPBB"],"itemData":{"id":545,"type":"article-journal","abstract":"We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scales","volume":"32","author":[{"family":"Ma","given":"Zhihai"},{"family":"Zuckerberg","given":"Benjamin"},{"family":"Porter","given":"William F."},{"family":"Zhang","given":"Lianjun"}],"issued":{"date-parts":[["2012",3,1]]}}}],"schema":"https://github.com/citation-style-language/schema/raw/master/csl-citation.json"}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493E094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18E359D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2020)","dontUpdate":true,"noteIndex":0},"citationItems":[{"id":624,"uris":["http://zotero.org/users/6714553/items/5WT62GFW"],"itemData":{"id":624,"type":"article-journal","abstract":"Aim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volume":"26","author":[{"family":"García-Navas","given":"Vicente"},{"family":"Sattler","given":"Thomas"},{"family":"Schmid","given":"Hans"},{"family":"Ozgul","given":"Arpat"}],"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465EA4D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serie.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473B2FB5"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920514">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7E568F52"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920514">
              <w:rPr>
                <w:rFonts w:ascii="Arial" w:hAnsi="Arial" w:cs="Arial"/>
                <w:sz w:val="14"/>
                <w:szCs w:val="14"/>
              </w:rPr>
              <w:instrText xml:space="preserve"> ADDIN ZOTERO_ITEM CSL_CITATION {"citationID":"D0njGidz","properties":{"formattedCitation":"(Petchey et al., 2007)","plainCitation":"(Petchey et al., 2007)","dontUpdate":true,"noteIndex":0},"citationItems":[{"id":39,"uris":["http://zotero.org/users/6714553/items/3NHBH68M"],"itemData":{"id":39,"type":"article-journal","abstract":"1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assemblages","volume":"76","author":[{"family":"Petchey","given":"Owen L."},{"family":"Evans","given":"Karl L."},{"family":"Fishburn","given":"Isla S."},{"family":"Gaston","given":"Kevin J."}],"issued":{"date-parts":[["2007"]]}}}],"schema":"https://github.com/citation-style-language/schema/raw/master/csl-citation.json"}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r w:rsidR="00AC35AB">
              <w:rPr>
                <w:rFonts w:ascii="Arial" w:eastAsia="Arial" w:hAnsi="Arial" w:cs="Arial"/>
                <w:sz w:val="14"/>
                <w:szCs w:val="14"/>
              </w:rPr>
              <w:t>…</w:t>
            </w:r>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5F0593E1" w14:textId="77777777" w:rsidR="00920514" w:rsidRDefault="00391B08" w:rsidP="00920514">
      <w:pPr>
        <w:pStyle w:val="Bibliography"/>
      </w:pPr>
      <w:r>
        <w:fldChar w:fldCharType="begin"/>
      </w:r>
      <w:r w:rsidR="00920514">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920514">
        <w:t xml:space="preserve">Adler, P. B., &amp; Lauenroth, W. K. (2003). The power of time: Spatiotemporal scaling of species diversity. </w:t>
      </w:r>
      <w:r w:rsidR="00920514">
        <w:rPr>
          <w:i/>
          <w:iCs/>
        </w:rPr>
        <w:t>Ecology Letters</w:t>
      </w:r>
      <w:r w:rsidR="00920514">
        <w:t xml:space="preserve">, </w:t>
      </w:r>
      <w:r w:rsidR="00920514">
        <w:rPr>
          <w:i/>
          <w:iCs/>
        </w:rPr>
        <w:t>6</w:t>
      </w:r>
      <w:r w:rsidR="00920514">
        <w:t>(8), 749–756. https://doi.org/10.1046/j.1461-0248.2003.00497.x</w:t>
      </w:r>
    </w:p>
    <w:p w14:paraId="74070696" w14:textId="77777777" w:rsidR="00920514" w:rsidRDefault="00920514" w:rsidP="00920514">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4C949F41" w14:textId="77777777" w:rsidR="00920514" w:rsidRDefault="00920514" w:rsidP="00920514">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7CAE56B4" w14:textId="77777777" w:rsidR="00920514" w:rsidRDefault="00920514" w:rsidP="00920514">
      <w:pPr>
        <w:pStyle w:val="Bibliography"/>
      </w:pPr>
      <w:r>
        <w:t xml:space="preserve">Arrhenius, O. (1921). Species and Area. </w:t>
      </w:r>
      <w:r>
        <w:rPr>
          <w:i/>
          <w:iCs/>
        </w:rPr>
        <w:t>Journal of Ecology</w:t>
      </w:r>
      <w:r>
        <w:t xml:space="preserve">, </w:t>
      </w:r>
      <w:r>
        <w:rPr>
          <w:i/>
          <w:iCs/>
        </w:rPr>
        <w:t>9</w:t>
      </w:r>
      <w:r>
        <w:t>(1), 95–99. https://doi.org/10.2307/2255763</w:t>
      </w:r>
    </w:p>
    <w:p w14:paraId="47412C47" w14:textId="77777777" w:rsidR="00920514" w:rsidRDefault="00920514" w:rsidP="00920514">
      <w:pPr>
        <w:pStyle w:val="Bibliography"/>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2A4C876C" w14:textId="77777777" w:rsidR="00920514" w:rsidRDefault="00920514" w:rsidP="00920514">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Article 7336. https://doi.org/10.1038/nature09678</w:t>
      </w:r>
    </w:p>
    <w:p w14:paraId="54F3F5BA" w14:textId="77777777" w:rsidR="00920514" w:rsidRDefault="00920514" w:rsidP="00920514">
      <w:pPr>
        <w:pStyle w:val="Bibliography"/>
      </w:pPr>
      <w:r>
        <w:t xml:space="preserve">Bejček, V. &amp; Stastný. (2016). Velké ptačí mapování. </w:t>
      </w:r>
      <w:r>
        <w:rPr>
          <w:i/>
          <w:iCs/>
        </w:rPr>
        <w:t>Vesmír</w:t>
      </w:r>
      <w:r>
        <w:t>. https://vesmir.cz/cz/on-line-clanky/2016/04/velke-ptaci-mapovani.html</w:t>
      </w:r>
    </w:p>
    <w:p w14:paraId="2E26C2F4" w14:textId="77777777" w:rsidR="00920514" w:rsidRDefault="00920514" w:rsidP="00920514">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2011D113" w14:textId="77777777" w:rsidR="00920514" w:rsidRDefault="00920514" w:rsidP="00920514">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668E95D9" w14:textId="77777777" w:rsidR="00920514" w:rsidRDefault="00920514" w:rsidP="00920514">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07179EC5" w14:textId="77777777" w:rsidR="00920514" w:rsidRDefault="00920514" w:rsidP="00920514">
      <w:pPr>
        <w:pStyle w:val="Bibliography"/>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3032A57D" w14:textId="77777777" w:rsidR="00920514" w:rsidRDefault="00920514" w:rsidP="00920514">
      <w:pPr>
        <w:pStyle w:val="Bibliography"/>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22036F8C" w14:textId="77777777" w:rsidR="00920514" w:rsidRDefault="00920514" w:rsidP="00920514">
      <w:pPr>
        <w:pStyle w:val="Bibliography"/>
      </w:pPr>
      <w:r w:rsidRPr="00920514">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78DB1E1B" w14:textId="77777777" w:rsidR="00920514" w:rsidRDefault="00920514" w:rsidP="00920514">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091EE042" w14:textId="77777777" w:rsidR="00920514" w:rsidRDefault="00920514" w:rsidP="00920514">
      <w:pPr>
        <w:pStyle w:val="Bibliography"/>
      </w:pPr>
      <w:r>
        <w:t xml:space="preserve">Currie, D. J. (1991). Energy and Large-Scale Patterns of Animal- and Plant-Species Richness. </w:t>
      </w:r>
      <w:r>
        <w:rPr>
          <w:i/>
          <w:iCs/>
        </w:rPr>
        <w:t>The American Naturalist</w:t>
      </w:r>
      <w:r>
        <w:t xml:space="preserve">, </w:t>
      </w:r>
      <w:r>
        <w:rPr>
          <w:i/>
          <w:iCs/>
        </w:rPr>
        <w:t>137</w:t>
      </w:r>
      <w:r>
        <w:t>(1), 27–49.</w:t>
      </w:r>
    </w:p>
    <w:p w14:paraId="008DED91" w14:textId="77777777" w:rsidR="00920514" w:rsidRDefault="00920514" w:rsidP="00920514">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5FDF7FE2" w14:textId="77777777" w:rsidR="00920514" w:rsidRDefault="00920514" w:rsidP="00920514">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1C39E163" w14:textId="77777777" w:rsidR="00920514" w:rsidRPr="00920514" w:rsidRDefault="00920514" w:rsidP="00920514">
      <w:pPr>
        <w:pStyle w:val="Bibliography"/>
        <w:rPr>
          <w:lang w:val="fr-FR"/>
        </w:rPr>
      </w:pPr>
      <w:r>
        <w:t xml:space="preserve">Dornelas, M., Gotelli, N. J., McGill, B., Shimadzu, H., Moyes, F., Sievers, C., &amp; Magurran, A. E. (2014). Assemblage Time Series Reveal Biodiversity Change but Not Systematic Loss. </w:t>
      </w:r>
      <w:r w:rsidRPr="00920514">
        <w:rPr>
          <w:i/>
          <w:iCs/>
          <w:lang w:val="fr-FR"/>
        </w:rPr>
        <w:t>Science</w:t>
      </w:r>
      <w:r w:rsidRPr="00920514">
        <w:rPr>
          <w:lang w:val="fr-FR"/>
        </w:rPr>
        <w:t xml:space="preserve">, </w:t>
      </w:r>
      <w:r w:rsidRPr="00920514">
        <w:rPr>
          <w:i/>
          <w:iCs/>
          <w:lang w:val="fr-FR"/>
        </w:rPr>
        <w:t>344</w:t>
      </w:r>
      <w:r w:rsidRPr="00920514">
        <w:rPr>
          <w:lang w:val="fr-FR"/>
        </w:rPr>
        <w:t>(6181), 296–299. https://doi.org/10.1126/science.1248484</w:t>
      </w:r>
    </w:p>
    <w:p w14:paraId="73886190" w14:textId="77777777" w:rsidR="00920514" w:rsidRDefault="00920514" w:rsidP="00920514">
      <w:pPr>
        <w:pStyle w:val="Bibliography"/>
      </w:pPr>
      <w:r w:rsidRPr="00920514">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5213BFE8" w14:textId="77777777" w:rsidR="00920514" w:rsidRDefault="00920514" w:rsidP="00920514">
      <w:pPr>
        <w:pStyle w:val="Bibliography"/>
      </w:pPr>
      <w:r>
        <w:lastRenderedPageBreak/>
        <w:t xml:space="preserve">Dungan, J. L., Perry, J. N., Dale, M. R. T., Legendre, P., Citron-Pousty, S., Fortin, M.-J., Jakomulska, A., Miriti, M., &amp; Rosenberg, M. S. (2002). A balanced view of scale in spatial statistical analysis. </w:t>
      </w:r>
      <w:r>
        <w:rPr>
          <w:i/>
          <w:iCs/>
        </w:rPr>
        <w:t>Ecography</w:t>
      </w:r>
      <w:r>
        <w:t xml:space="preserve">, </w:t>
      </w:r>
      <w:r>
        <w:rPr>
          <w:i/>
          <w:iCs/>
        </w:rPr>
        <w:t>25</w:t>
      </w:r>
      <w:r>
        <w:t>(5), 626–640. https://doi.org/10.1034/j.1600-0587.2002.250510.x</w:t>
      </w:r>
    </w:p>
    <w:p w14:paraId="5AB60504" w14:textId="77777777" w:rsidR="00920514" w:rsidRDefault="00920514" w:rsidP="00920514">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13EB4D36" w14:textId="77777777" w:rsidR="00920514" w:rsidRDefault="00920514" w:rsidP="00920514">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44FDD387" w14:textId="77777777" w:rsidR="00920514" w:rsidRDefault="00920514" w:rsidP="00920514">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58A8C3C0" w14:textId="77777777" w:rsidR="00920514" w:rsidRDefault="00920514" w:rsidP="00920514">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5D6A7131" w14:textId="77777777" w:rsidR="00920514" w:rsidRDefault="00920514" w:rsidP="00920514">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578559D6" w14:textId="77777777" w:rsidR="00920514" w:rsidRDefault="00920514" w:rsidP="00920514">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31D45C4E" w14:textId="77777777" w:rsidR="00920514" w:rsidRDefault="00920514" w:rsidP="00920514">
      <w:pPr>
        <w:pStyle w:val="Bibliography"/>
      </w:pPr>
      <w:r>
        <w:t xml:space="preserve">Gonzalez, A., Cardinale, B. J., Allington, G. R. H., Byrnes, J., Arthur Endsley, K., Brown, D. G., Hooper, D. U., Isbell, F., O’Connor, M. I., &amp; Loreau, M. (2016). Estimating local </w:t>
      </w:r>
      <w:r>
        <w:lastRenderedPageBreak/>
        <w:t xml:space="preserve">biodiversity change: A critique of papers claiming no net loss of local diversity. </w:t>
      </w:r>
      <w:r>
        <w:rPr>
          <w:i/>
          <w:iCs/>
        </w:rPr>
        <w:t>Ecology</w:t>
      </w:r>
      <w:r>
        <w:t xml:space="preserve">, </w:t>
      </w:r>
      <w:r>
        <w:rPr>
          <w:i/>
          <w:iCs/>
        </w:rPr>
        <w:t>97</w:t>
      </w:r>
      <w:r>
        <w:t>(8), 1949–1960. https://doi.org/10.1890/15-1759.1</w:t>
      </w:r>
    </w:p>
    <w:p w14:paraId="3AE5F5F3" w14:textId="77777777" w:rsidR="00920514" w:rsidRDefault="00920514" w:rsidP="00920514">
      <w:pPr>
        <w:pStyle w:val="Bibliography"/>
      </w:pPr>
      <w:r>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3194E69" w14:textId="77777777" w:rsidR="00920514" w:rsidRDefault="00920514" w:rsidP="00920514">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1CE1D189" w14:textId="77777777" w:rsidR="00920514" w:rsidRDefault="00920514" w:rsidP="00920514">
      <w:pPr>
        <w:pStyle w:val="Bibliography"/>
      </w:pPr>
      <w:r>
        <w:t xml:space="preserve">Grinnell, J. (1922). The Role of the “Accidental.” </w:t>
      </w:r>
      <w:r>
        <w:rPr>
          <w:i/>
          <w:iCs/>
        </w:rPr>
        <w:t>The Auk</w:t>
      </w:r>
      <w:r>
        <w:t xml:space="preserve">, </w:t>
      </w:r>
      <w:r>
        <w:rPr>
          <w:i/>
          <w:iCs/>
        </w:rPr>
        <w:t>39</w:t>
      </w:r>
      <w:r>
        <w:t>(3), 373–380. https://doi.org/10.2307/4073434</w:t>
      </w:r>
    </w:p>
    <w:p w14:paraId="1E3041E0" w14:textId="77777777" w:rsidR="00920514" w:rsidRDefault="00920514" w:rsidP="00920514">
      <w:pPr>
        <w:pStyle w:val="Bibliography"/>
      </w:pPr>
      <w:r>
        <w:t xml:space="preserve">Hagemeyer, W., &amp; Blair, M. (1997). </w:t>
      </w:r>
      <w:r>
        <w:rPr>
          <w:i/>
          <w:iCs/>
        </w:rPr>
        <w:t>EBCC Atlas of European Breeding Birds</w:t>
      </w:r>
      <w:r>
        <w:t>. https://doi.org/10.15468/adtfvf</w:t>
      </w:r>
    </w:p>
    <w:p w14:paraId="3C5BDE54" w14:textId="77777777" w:rsidR="00920514" w:rsidRDefault="00920514" w:rsidP="00920514">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2B6D1FF2" w14:textId="77777777" w:rsidR="00920514" w:rsidRDefault="00920514" w:rsidP="00920514">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146F622E" w14:textId="77777777" w:rsidR="00920514" w:rsidRPr="00920514" w:rsidRDefault="00920514" w:rsidP="00920514">
      <w:pPr>
        <w:pStyle w:val="Bibliography"/>
        <w:rPr>
          <w:lang w:val="fr-FR"/>
        </w:rPr>
      </w:pPr>
      <w:r>
        <w:t xml:space="preserve">Jarzyna, M. A., &amp; Jetz, W. (2018). Taxonomic and functional diversity change is scale dependent. </w:t>
      </w:r>
      <w:r w:rsidRPr="00920514">
        <w:rPr>
          <w:i/>
          <w:iCs/>
          <w:lang w:val="fr-FR"/>
        </w:rPr>
        <w:t>Nature Communications</w:t>
      </w:r>
      <w:r w:rsidRPr="00920514">
        <w:rPr>
          <w:lang w:val="fr-FR"/>
        </w:rPr>
        <w:t xml:space="preserve">, </w:t>
      </w:r>
      <w:r w:rsidRPr="00920514">
        <w:rPr>
          <w:i/>
          <w:iCs/>
          <w:lang w:val="fr-FR"/>
        </w:rPr>
        <w:t>9</w:t>
      </w:r>
      <w:r w:rsidRPr="00920514">
        <w:rPr>
          <w:lang w:val="fr-FR"/>
        </w:rPr>
        <w:t>(1), 2565. https://doi.org/10.1038/s41467-018-04889-z</w:t>
      </w:r>
    </w:p>
    <w:p w14:paraId="10163B55" w14:textId="77777777" w:rsidR="00920514" w:rsidRDefault="00920514" w:rsidP="00920514">
      <w:pPr>
        <w:pStyle w:val="Bibliography"/>
      </w:pPr>
      <w:r w:rsidRPr="00920514">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3FEEDD55" w14:textId="77777777" w:rsidR="00920514" w:rsidRDefault="00920514" w:rsidP="00920514">
      <w:pPr>
        <w:pStyle w:val="Bibliography"/>
      </w:pPr>
      <w:r>
        <w:t xml:space="preserve">Kamp, J., Frank, C., Trautmann, S., Busch, M., Dröschmeister, R., Flade, M., Gerlach, B., Karthäuser, J., Kunz, F., Mitschke, A., Schwarz, J., &amp; Sudfeldt, C. (2021). Population </w:t>
      </w:r>
      <w:r>
        <w:lastRenderedPageBreak/>
        <w:t xml:space="preserve">trends of common breeding birds in Germany 1990–2018. </w:t>
      </w:r>
      <w:r>
        <w:rPr>
          <w:i/>
          <w:iCs/>
        </w:rPr>
        <w:t>Journal of Ornithology</w:t>
      </w:r>
      <w:r>
        <w:t xml:space="preserve">, </w:t>
      </w:r>
      <w:r>
        <w:rPr>
          <w:i/>
          <w:iCs/>
        </w:rPr>
        <w:t>162</w:t>
      </w:r>
      <w:r>
        <w:t>(1), 1–15. https://doi.org/10.1007/s10336-020-01830-4</w:t>
      </w:r>
    </w:p>
    <w:p w14:paraId="49ADDB39" w14:textId="77777777" w:rsidR="00920514" w:rsidRDefault="00920514" w:rsidP="00920514">
      <w:pPr>
        <w:pStyle w:val="Bibliography"/>
      </w:pPr>
      <w:r>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2DBFEF47" w14:textId="77777777" w:rsidR="00920514" w:rsidRDefault="00920514" w:rsidP="00920514">
      <w:pPr>
        <w:pStyle w:val="Bibliography"/>
      </w:pPr>
      <w:r>
        <w:t xml:space="preserve">Keil, P., &amp; Chase, J. M. (2022). </w:t>
      </w:r>
      <w:r>
        <w:rPr>
          <w:i/>
          <w:iCs/>
        </w:rPr>
        <w:t>Interpolation of temporal biodiversity change, loss, and gain across scales: A machine learning approach</w:t>
      </w:r>
      <w:r>
        <w:t>. EcoEvoRxiv. https://doi.org/10.32942/osf.io/rky7b</w:t>
      </w:r>
    </w:p>
    <w:p w14:paraId="374B3AE7" w14:textId="77777777" w:rsidR="00920514" w:rsidRDefault="00920514" w:rsidP="00920514">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5C1F8E07" w14:textId="77777777" w:rsidR="00920514" w:rsidRDefault="00920514" w:rsidP="00920514">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419881C7" w14:textId="77777777" w:rsidR="00920514" w:rsidRDefault="00920514" w:rsidP="00920514">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2B783F7" w14:textId="77777777" w:rsidR="00920514" w:rsidRDefault="00920514" w:rsidP="00920514">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254E57F3" w14:textId="77777777" w:rsidR="00920514" w:rsidRDefault="00920514" w:rsidP="00920514">
      <w:pPr>
        <w:pStyle w:val="Bibliography"/>
      </w:pPr>
      <w:r>
        <w:lastRenderedPageBreak/>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4990C81D" w14:textId="77777777" w:rsidR="00920514" w:rsidRDefault="00920514" w:rsidP="00920514">
      <w:pPr>
        <w:pStyle w:val="Bibliography"/>
      </w:pPr>
      <w:r>
        <w:t xml:space="preserve">La Sorte, F. A., Lee, T. M., Wilman, H., &amp; Jetz, W. (2009). Disparities between observed and predicted impacts of climate change on winter bird assemblages. </w:t>
      </w:r>
      <w:r>
        <w:rPr>
          <w:i/>
          <w:iCs/>
        </w:rPr>
        <w:t>Proceedings of the Royal Society B: Biological Sciences</w:t>
      </w:r>
      <w:r>
        <w:t xml:space="preserve">, </w:t>
      </w:r>
      <w:r>
        <w:rPr>
          <w:i/>
          <w:iCs/>
        </w:rPr>
        <w:t>276</w:t>
      </w:r>
      <w:r>
        <w:t>(1670), 3167–3174. https://doi.org/10.1098/rspb.2009.0162</w:t>
      </w:r>
    </w:p>
    <w:p w14:paraId="5259DB46" w14:textId="77777777" w:rsidR="00920514" w:rsidRDefault="00920514" w:rsidP="00920514">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5C3DE4FE" w14:textId="77777777" w:rsidR="00920514" w:rsidRDefault="00920514" w:rsidP="00920514">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4D86D8F0" w14:textId="77777777" w:rsidR="00920514" w:rsidRDefault="00920514" w:rsidP="00920514">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493D41E8" w14:textId="77777777" w:rsidR="00920514" w:rsidRDefault="00920514" w:rsidP="00920514">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4E164F80" w14:textId="77777777" w:rsidR="00920514" w:rsidRDefault="00920514" w:rsidP="00920514">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48F4C2C2" w14:textId="77777777" w:rsidR="00920514" w:rsidRPr="00920514" w:rsidRDefault="00920514" w:rsidP="00920514">
      <w:pPr>
        <w:pStyle w:val="Bibliography"/>
        <w:rPr>
          <w:lang w:val="fr-FR"/>
        </w:rPr>
      </w:pPr>
      <w:r>
        <w:t xml:space="preserve">Meyer, C., Kreft, H., Guralnick, R., &amp; Jetz, W. (2015). Global priorities for an effective information basis of biodiversity distributions. </w:t>
      </w:r>
      <w:r w:rsidRPr="00920514">
        <w:rPr>
          <w:i/>
          <w:iCs/>
          <w:lang w:val="fr-FR"/>
        </w:rPr>
        <w:t>Nature Communications</w:t>
      </w:r>
      <w:r w:rsidRPr="00920514">
        <w:rPr>
          <w:lang w:val="fr-FR"/>
        </w:rPr>
        <w:t xml:space="preserve">, </w:t>
      </w:r>
      <w:r w:rsidRPr="00920514">
        <w:rPr>
          <w:i/>
          <w:iCs/>
          <w:lang w:val="fr-FR"/>
        </w:rPr>
        <w:t>6</w:t>
      </w:r>
      <w:r w:rsidRPr="00920514">
        <w:rPr>
          <w:lang w:val="fr-FR"/>
        </w:rPr>
        <w:t>(1), 8221. https://doi.org/10.1038/ncomms9221</w:t>
      </w:r>
    </w:p>
    <w:p w14:paraId="70E05D79" w14:textId="77777777" w:rsidR="00920514" w:rsidRDefault="00920514" w:rsidP="00920514">
      <w:pPr>
        <w:pStyle w:val="Bibliography"/>
      </w:pPr>
      <w:r w:rsidRPr="00920514">
        <w:rPr>
          <w:lang w:val="fr-FR"/>
        </w:rPr>
        <w:lastRenderedPageBreak/>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6A6ED25B" w14:textId="77777777" w:rsidR="00920514" w:rsidRDefault="00920514" w:rsidP="00920514">
      <w:pPr>
        <w:pStyle w:val="Bibliography"/>
      </w:pPr>
      <w:r w:rsidRPr="00920514">
        <w:rPr>
          <w:lang w:val="fr-FR"/>
        </w:rPr>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3888E060" w14:textId="77777777" w:rsidR="00920514" w:rsidRDefault="00920514" w:rsidP="00920514">
      <w:pPr>
        <w:pStyle w:val="Bibliography"/>
      </w:pPr>
      <w:r w:rsidRPr="00920514">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76148B41" w14:textId="77777777" w:rsidR="00920514" w:rsidRDefault="00920514" w:rsidP="00920514">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0D2F284A" w14:textId="77777777" w:rsidR="00920514" w:rsidRDefault="00920514" w:rsidP="00920514">
      <w:pPr>
        <w:pStyle w:val="Bibliography"/>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Pr>
          <w:i/>
          <w:iCs/>
        </w:rPr>
        <w:t>Nature Communications</w:t>
      </w:r>
      <w:r>
        <w:t xml:space="preserve">, </w:t>
      </w:r>
      <w:r>
        <w:rPr>
          <w:i/>
          <w:iCs/>
        </w:rPr>
        <w:t>11</w:t>
      </w:r>
      <w:r>
        <w:t>(1), 3486. https://doi.org/10.1038/s41467-020-17171-y</w:t>
      </w:r>
    </w:p>
    <w:p w14:paraId="6529531B" w14:textId="77777777" w:rsidR="00920514" w:rsidRDefault="00920514" w:rsidP="00920514">
      <w:pPr>
        <w:pStyle w:val="Bibliography"/>
      </w:pPr>
      <w:r>
        <w:t xml:space="preserve">Preston, F. W. (1960). Time and Space and the Variation of Species. </w:t>
      </w:r>
      <w:r>
        <w:rPr>
          <w:i/>
          <w:iCs/>
        </w:rPr>
        <w:t>Ecology</w:t>
      </w:r>
      <w:r>
        <w:t xml:space="preserve">, </w:t>
      </w:r>
      <w:r>
        <w:rPr>
          <w:i/>
          <w:iCs/>
        </w:rPr>
        <w:t>41</w:t>
      </w:r>
      <w:r>
        <w:t>(4), 611–627. https://doi.org/10.2307/1931793</w:t>
      </w:r>
    </w:p>
    <w:p w14:paraId="7D6623CC" w14:textId="77777777" w:rsidR="00920514" w:rsidRDefault="00920514" w:rsidP="00920514">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52784604" w14:textId="77777777" w:rsidR="00920514" w:rsidRDefault="00920514" w:rsidP="00920514">
      <w:pPr>
        <w:pStyle w:val="Bibliography"/>
      </w:pPr>
      <w:r>
        <w:lastRenderedPageBreak/>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6B22D97F" w14:textId="77777777" w:rsidR="00920514" w:rsidRDefault="00920514" w:rsidP="00920514">
      <w:pPr>
        <w:pStyle w:val="Bibliography"/>
      </w:pPr>
      <w:r>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32FED95E" w14:textId="77777777" w:rsidR="00920514" w:rsidRDefault="00920514" w:rsidP="00920514">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75E5CB47" w14:textId="77777777" w:rsidR="00920514" w:rsidRDefault="00920514" w:rsidP="00920514">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BB464B9" w14:textId="77777777" w:rsidR="00920514" w:rsidRDefault="00920514" w:rsidP="00920514">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2288BF7C" w14:textId="77777777" w:rsidR="00920514" w:rsidRDefault="00920514" w:rsidP="00920514">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7326CD50" w14:textId="77777777" w:rsidR="00920514" w:rsidRDefault="00920514" w:rsidP="00920514">
      <w:pPr>
        <w:pStyle w:val="Bibliography"/>
      </w:pPr>
      <w:r>
        <w:lastRenderedPageBreak/>
        <w:t>CBD, 2006. Global Biodiversity Outlook 2 Secretariat of the Convention on Biological Diversity, Montreal, 81 + vii pages</w:t>
      </w:r>
    </w:p>
    <w:p w14:paraId="329F6B07" w14:textId="77777777" w:rsidR="00920514" w:rsidRDefault="00920514" w:rsidP="00920514">
      <w:pPr>
        <w:pStyle w:val="Bibliography"/>
      </w:pPr>
      <w:r w:rsidRPr="00920514">
        <w:rPr>
          <w:lang w:val="fr-FR"/>
        </w:rPr>
        <w:t xml:space="preserve">Semper-Pascual, A., Macchi, L., Sabatini, F. M., Decarre, J., Baumann, M., Blendinger, P. G., Gómez-Valencia, B., Mastrangelo, M. E., &amp; Kuemmerle, T. (2018). </w:t>
      </w:r>
      <w:r>
        <w:t xml:space="preserve">Mapping 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28D9B3DA" w14:textId="77777777" w:rsidR="00920514" w:rsidRDefault="00920514" w:rsidP="00920514">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42D57089" w14:textId="77777777" w:rsidR="00920514" w:rsidRDefault="00920514" w:rsidP="00920514">
      <w:pPr>
        <w:pStyle w:val="Bibliography"/>
      </w:pPr>
      <w:r>
        <w:t xml:space="preserve">Simpson, E. H. (1949). Measurement of Diversity. </w:t>
      </w:r>
      <w:r>
        <w:rPr>
          <w:i/>
          <w:iCs/>
        </w:rPr>
        <w:t>Nature</w:t>
      </w:r>
      <w:r>
        <w:t xml:space="preserve">, </w:t>
      </w:r>
      <w:r>
        <w:rPr>
          <w:i/>
          <w:iCs/>
        </w:rPr>
        <w:t>163</w:t>
      </w:r>
      <w:r>
        <w:t>(4148), 688–688. https://doi.org/10.1038/163688a0</w:t>
      </w:r>
    </w:p>
    <w:p w14:paraId="114B1668" w14:textId="77777777" w:rsidR="00920514" w:rsidRDefault="00920514" w:rsidP="00920514">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08A75712" w14:textId="77777777" w:rsidR="00920514" w:rsidRDefault="00920514" w:rsidP="00920514">
      <w:pPr>
        <w:pStyle w:val="Bibliography"/>
      </w:pPr>
      <w:r>
        <w:t xml:space="preserve">Storch, D., &amp; Gaston, K. J. (2004). Untangling ecological complexity on different scales of space and time. </w:t>
      </w:r>
      <w:r>
        <w:rPr>
          <w:i/>
          <w:iCs/>
        </w:rPr>
        <w:t>Basic and Applied Ecology</w:t>
      </w:r>
      <w:r>
        <w:t xml:space="preserve">, </w:t>
      </w:r>
      <w:r>
        <w:rPr>
          <w:i/>
          <w:iCs/>
        </w:rPr>
        <w:t>5</w:t>
      </w:r>
      <w:r>
        <w:t>(5), 389–400. https://doi.org/10.1016/j.baae.2004.08.001</w:t>
      </w:r>
    </w:p>
    <w:p w14:paraId="16C4055D" w14:textId="77777777" w:rsidR="00920514" w:rsidRDefault="00920514" w:rsidP="00920514">
      <w:pPr>
        <w:pStyle w:val="Bibliography"/>
      </w:pPr>
      <w:r>
        <w:t xml:space="preserve">Storch, D., Marquet, P., &amp; Brown, J. (Eds.). (2007). </w:t>
      </w:r>
      <w:r>
        <w:rPr>
          <w:i/>
          <w:iCs/>
        </w:rPr>
        <w:t>Scaling Biodiversity</w:t>
      </w:r>
      <w:r>
        <w:t>. Cambridge University Press. https://doi.org/10.1017/CBO9780511814938</w:t>
      </w:r>
    </w:p>
    <w:p w14:paraId="790E809F" w14:textId="77777777" w:rsidR="00920514" w:rsidRDefault="00920514" w:rsidP="00920514">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3C694AAC" w14:textId="77777777" w:rsidR="00920514" w:rsidRDefault="00920514" w:rsidP="00920514">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2E628C84" w14:textId="77777777" w:rsidR="00920514" w:rsidRDefault="00920514" w:rsidP="00920514">
      <w:pPr>
        <w:pStyle w:val="Bibliography"/>
      </w:pPr>
      <w:r>
        <w:lastRenderedPageBreak/>
        <w:t xml:space="preserve">Vaidyanathan, G. (2021). The world’s species are playing musical chairs: How will it end? </w:t>
      </w:r>
      <w:r>
        <w:rPr>
          <w:i/>
          <w:iCs/>
        </w:rPr>
        <w:t>Nature</w:t>
      </w:r>
      <w:r>
        <w:t xml:space="preserve">, </w:t>
      </w:r>
      <w:r>
        <w:rPr>
          <w:i/>
          <w:iCs/>
        </w:rPr>
        <w:t>596</w:t>
      </w:r>
      <w:r>
        <w:t>(7870), 22–25. https://doi.org/10.1038/d41586-021-02088-3</w:t>
      </w:r>
    </w:p>
    <w:p w14:paraId="15B56A3D" w14:textId="77777777" w:rsidR="00920514" w:rsidRDefault="00920514" w:rsidP="00920514">
      <w:pPr>
        <w:pStyle w:val="Bibliography"/>
      </w:pPr>
      <w:r>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6BB9682B" w14:textId="77777777" w:rsidR="00920514" w:rsidRDefault="00920514" w:rsidP="00920514">
      <w:pPr>
        <w:pStyle w:val="Bibliography"/>
      </w:pPr>
      <w:r>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2DE3ACC" w14:textId="77777777" w:rsidR="00920514" w:rsidRDefault="00920514" w:rsidP="00920514">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w:t>
      </w:r>
    </w:p>
    <w:p w14:paraId="628283A4" w14:textId="77777777" w:rsidR="00920514" w:rsidRDefault="00920514" w:rsidP="00920514">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44011B1F" w14:textId="77777777" w:rsidR="00920514" w:rsidRDefault="00920514" w:rsidP="00920514">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97A475B" w14:textId="77777777" w:rsidR="00920514" w:rsidRDefault="00920514" w:rsidP="00920514">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631058C1" w14:textId="77777777" w:rsidR="00920514" w:rsidRDefault="00920514" w:rsidP="00920514">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0529D722" w14:textId="77777777" w:rsidR="00920514" w:rsidRDefault="00920514" w:rsidP="00920514">
      <w:pPr>
        <w:pStyle w:val="Bibliography"/>
      </w:pPr>
      <w:r>
        <w:t xml:space="preserve">Whittaker, R. J., Willis, K. J., &amp; Field, R. (2001). Scale and species richness: Towards a general, hierarchical theory of species diversity. </w:t>
      </w:r>
      <w:r>
        <w:rPr>
          <w:i/>
          <w:iCs/>
        </w:rPr>
        <w:t>Journal of Biogeography</w:t>
      </w:r>
      <w:r>
        <w:t xml:space="preserve">, </w:t>
      </w:r>
      <w:r>
        <w:rPr>
          <w:i/>
          <w:iCs/>
        </w:rPr>
        <w:t>28</w:t>
      </w:r>
      <w:r>
        <w:t>(4), 453–470. https://doi.org/10.1046/j.1365-2699.2001.00563.x</w:t>
      </w:r>
    </w:p>
    <w:p w14:paraId="312EDFDC" w14:textId="77777777" w:rsidR="00920514" w:rsidRDefault="00920514" w:rsidP="00920514">
      <w:pPr>
        <w:pStyle w:val="Bibliography"/>
      </w:pPr>
      <w:r>
        <w:lastRenderedPageBreak/>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60A9D57E" w:rsidR="00391B08" w:rsidRDefault="00391B08" w:rsidP="001439D1">
      <w:pPr>
        <w:pStyle w:val="Bibliography"/>
      </w:pPr>
      <w:r>
        <w:fldChar w:fldCharType="end"/>
      </w:r>
    </w:p>
    <w:sectPr w:rsidR="00391B08"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5FFE3" w14:textId="77777777" w:rsidR="00A723C4" w:rsidRDefault="00A723C4">
      <w:pPr>
        <w:spacing w:after="0" w:line="240" w:lineRule="auto"/>
      </w:pPr>
      <w:r>
        <w:separator/>
      </w:r>
    </w:p>
  </w:endnote>
  <w:endnote w:type="continuationSeparator" w:id="0">
    <w:p w14:paraId="51BB2918" w14:textId="77777777" w:rsidR="00A723C4" w:rsidRDefault="00A72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230BB" w14:textId="77777777" w:rsidR="00A723C4" w:rsidRDefault="00A723C4">
      <w:pPr>
        <w:spacing w:after="0" w:line="240" w:lineRule="auto"/>
      </w:pPr>
      <w:r>
        <w:separator/>
      </w:r>
    </w:p>
  </w:footnote>
  <w:footnote w:type="continuationSeparator" w:id="0">
    <w:p w14:paraId="0B35ACFC" w14:textId="77777777" w:rsidR="00A723C4" w:rsidRDefault="00A723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774186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roy Francois">
    <w15:presenceInfo w15:providerId="AD" w15:userId="S::leroy@fzp.czu.cz::b65a71c9-b8ba-497e-b801-36ae368fd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31E48"/>
    <w:rsid w:val="00033410"/>
    <w:rsid w:val="00043697"/>
    <w:rsid w:val="00043C51"/>
    <w:rsid w:val="0005163E"/>
    <w:rsid w:val="00066357"/>
    <w:rsid w:val="00082C59"/>
    <w:rsid w:val="00084EE7"/>
    <w:rsid w:val="00096BE5"/>
    <w:rsid w:val="000A7A58"/>
    <w:rsid w:val="000A7CBE"/>
    <w:rsid w:val="000B4B76"/>
    <w:rsid w:val="000C2A0C"/>
    <w:rsid w:val="000E2050"/>
    <w:rsid w:val="000F1991"/>
    <w:rsid w:val="00100B57"/>
    <w:rsid w:val="00103245"/>
    <w:rsid w:val="00111A62"/>
    <w:rsid w:val="00112E08"/>
    <w:rsid w:val="0012059A"/>
    <w:rsid w:val="001253B1"/>
    <w:rsid w:val="00131FCF"/>
    <w:rsid w:val="001439D1"/>
    <w:rsid w:val="00170701"/>
    <w:rsid w:val="00172E60"/>
    <w:rsid w:val="001854A7"/>
    <w:rsid w:val="00190067"/>
    <w:rsid w:val="001913C1"/>
    <w:rsid w:val="001951DF"/>
    <w:rsid w:val="001A06BF"/>
    <w:rsid w:val="001A0902"/>
    <w:rsid w:val="001B73BF"/>
    <w:rsid w:val="001C097E"/>
    <w:rsid w:val="001E5D9A"/>
    <w:rsid w:val="0020041F"/>
    <w:rsid w:val="00206812"/>
    <w:rsid w:val="002167F3"/>
    <w:rsid w:val="00231CD9"/>
    <w:rsid w:val="00237020"/>
    <w:rsid w:val="00241A8B"/>
    <w:rsid w:val="00242A73"/>
    <w:rsid w:val="00251259"/>
    <w:rsid w:val="00251AA0"/>
    <w:rsid w:val="00263E62"/>
    <w:rsid w:val="002643A2"/>
    <w:rsid w:val="00271220"/>
    <w:rsid w:val="002722E6"/>
    <w:rsid w:val="00283FB2"/>
    <w:rsid w:val="00294037"/>
    <w:rsid w:val="002A18D6"/>
    <w:rsid w:val="002A2902"/>
    <w:rsid w:val="002B68F6"/>
    <w:rsid w:val="002B6EBC"/>
    <w:rsid w:val="002C625D"/>
    <w:rsid w:val="002C6944"/>
    <w:rsid w:val="002D105F"/>
    <w:rsid w:val="002E29C0"/>
    <w:rsid w:val="002E671A"/>
    <w:rsid w:val="0031355B"/>
    <w:rsid w:val="00323B7A"/>
    <w:rsid w:val="00324B91"/>
    <w:rsid w:val="00335710"/>
    <w:rsid w:val="00340111"/>
    <w:rsid w:val="00344E84"/>
    <w:rsid w:val="00344FA9"/>
    <w:rsid w:val="003675C6"/>
    <w:rsid w:val="003676DA"/>
    <w:rsid w:val="00376662"/>
    <w:rsid w:val="00382810"/>
    <w:rsid w:val="00386A2C"/>
    <w:rsid w:val="0038763D"/>
    <w:rsid w:val="00391B08"/>
    <w:rsid w:val="003A5612"/>
    <w:rsid w:val="003F0D01"/>
    <w:rsid w:val="00422853"/>
    <w:rsid w:val="00425096"/>
    <w:rsid w:val="0042697E"/>
    <w:rsid w:val="004327CB"/>
    <w:rsid w:val="00433168"/>
    <w:rsid w:val="0044506D"/>
    <w:rsid w:val="00490D50"/>
    <w:rsid w:val="00496748"/>
    <w:rsid w:val="004C2CC0"/>
    <w:rsid w:val="004C7BA0"/>
    <w:rsid w:val="00502100"/>
    <w:rsid w:val="00502533"/>
    <w:rsid w:val="00505D06"/>
    <w:rsid w:val="0052494F"/>
    <w:rsid w:val="00530E00"/>
    <w:rsid w:val="00555489"/>
    <w:rsid w:val="00555E98"/>
    <w:rsid w:val="005564F7"/>
    <w:rsid w:val="00570264"/>
    <w:rsid w:val="005729DD"/>
    <w:rsid w:val="005751D6"/>
    <w:rsid w:val="00576642"/>
    <w:rsid w:val="005A1642"/>
    <w:rsid w:val="005C687D"/>
    <w:rsid w:val="005D6967"/>
    <w:rsid w:val="005F0667"/>
    <w:rsid w:val="00621CD6"/>
    <w:rsid w:val="00647565"/>
    <w:rsid w:val="0065144A"/>
    <w:rsid w:val="0065399F"/>
    <w:rsid w:val="00657AFF"/>
    <w:rsid w:val="006957DA"/>
    <w:rsid w:val="00697C67"/>
    <w:rsid w:val="006B20C3"/>
    <w:rsid w:val="006C2B3E"/>
    <w:rsid w:val="006D2539"/>
    <w:rsid w:val="0070722D"/>
    <w:rsid w:val="007415CD"/>
    <w:rsid w:val="007453CB"/>
    <w:rsid w:val="0075662F"/>
    <w:rsid w:val="00756A10"/>
    <w:rsid w:val="007579BD"/>
    <w:rsid w:val="0076204E"/>
    <w:rsid w:val="007674F9"/>
    <w:rsid w:val="00777441"/>
    <w:rsid w:val="0078280A"/>
    <w:rsid w:val="0078290B"/>
    <w:rsid w:val="0078624E"/>
    <w:rsid w:val="00792294"/>
    <w:rsid w:val="007964C9"/>
    <w:rsid w:val="007A1566"/>
    <w:rsid w:val="007B7D73"/>
    <w:rsid w:val="007D159C"/>
    <w:rsid w:val="007F2444"/>
    <w:rsid w:val="007F3F73"/>
    <w:rsid w:val="007F5F5D"/>
    <w:rsid w:val="008127C5"/>
    <w:rsid w:val="0082414F"/>
    <w:rsid w:val="00851E1C"/>
    <w:rsid w:val="00895F3A"/>
    <w:rsid w:val="008974FD"/>
    <w:rsid w:val="008A5AC4"/>
    <w:rsid w:val="008B3F5E"/>
    <w:rsid w:val="008E1B87"/>
    <w:rsid w:val="008F0CB9"/>
    <w:rsid w:val="008F500C"/>
    <w:rsid w:val="009031A6"/>
    <w:rsid w:val="00920514"/>
    <w:rsid w:val="00931D2C"/>
    <w:rsid w:val="00931EC6"/>
    <w:rsid w:val="009705E2"/>
    <w:rsid w:val="00981DD2"/>
    <w:rsid w:val="00987351"/>
    <w:rsid w:val="00992016"/>
    <w:rsid w:val="00995830"/>
    <w:rsid w:val="0099636A"/>
    <w:rsid w:val="009A5B95"/>
    <w:rsid w:val="009F6781"/>
    <w:rsid w:val="00A10E21"/>
    <w:rsid w:val="00A24FD4"/>
    <w:rsid w:val="00A4129E"/>
    <w:rsid w:val="00A45F95"/>
    <w:rsid w:val="00A517B1"/>
    <w:rsid w:val="00A57BD7"/>
    <w:rsid w:val="00A601B4"/>
    <w:rsid w:val="00A723C4"/>
    <w:rsid w:val="00A7662F"/>
    <w:rsid w:val="00A82DD6"/>
    <w:rsid w:val="00A86915"/>
    <w:rsid w:val="00A957DD"/>
    <w:rsid w:val="00AA0AAC"/>
    <w:rsid w:val="00AA2B3C"/>
    <w:rsid w:val="00AA73E6"/>
    <w:rsid w:val="00AC35AB"/>
    <w:rsid w:val="00AD6700"/>
    <w:rsid w:val="00AD7CC5"/>
    <w:rsid w:val="00AE1675"/>
    <w:rsid w:val="00AE2233"/>
    <w:rsid w:val="00B00F02"/>
    <w:rsid w:val="00B025C5"/>
    <w:rsid w:val="00B227C0"/>
    <w:rsid w:val="00B32B32"/>
    <w:rsid w:val="00B40EC1"/>
    <w:rsid w:val="00B44257"/>
    <w:rsid w:val="00B45A17"/>
    <w:rsid w:val="00B46A46"/>
    <w:rsid w:val="00B52C87"/>
    <w:rsid w:val="00B61B8E"/>
    <w:rsid w:val="00B70701"/>
    <w:rsid w:val="00B83090"/>
    <w:rsid w:val="00BA1BF1"/>
    <w:rsid w:val="00BB0FDC"/>
    <w:rsid w:val="00BB1188"/>
    <w:rsid w:val="00BC446B"/>
    <w:rsid w:val="00BD0479"/>
    <w:rsid w:val="00BD7E5D"/>
    <w:rsid w:val="00BE6E0D"/>
    <w:rsid w:val="00C0571E"/>
    <w:rsid w:val="00C20D8A"/>
    <w:rsid w:val="00C54247"/>
    <w:rsid w:val="00C826EA"/>
    <w:rsid w:val="00CA4E07"/>
    <w:rsid w:val="00CA55DE"/>
    <w:rsid w:val="00CC2F14"/>
    <w:rsid w:val="00CF106F"/>
    <w:rsid w:val="00CF193E"/>
    <w:rsid w:val="00D231A0"/>
    <w:rsid w:val="00D41C32"/>
    <w:rsid w:val="00D46D08"/>
    <w:rsid w:val="00D545FC"/>
    <w:rsid w:val="00D640AC"/>
    <w:rsid w:val="00D65180"/>
    <w:rsid w:val="00D81814"/>
    <w:rsid w:val="00DC2AB6"/>
    <w:rsid w:val="00DE0657"/>
    <w:rsid w:val="00DE4926"/>
    <w:rsid w:val="00E12408"/>
    <w:rsid w:val="00E20D95"/>
    <w:rsid w:val="00E32A42"/>
    <w:rsid w:val="00E408B7"/>
    <w:rsid w:val="00E51C32"/>
    <w:rsid w:val="00E577E1"/>
    <w:rsid w:val="00E57A4A"/>
    <w:rsid w:val="00E61F9D"/>
    <w:rsid w:val="00E73280"/>
    <w:rsid w:val="00E73F01"/>
    <w:rsid w:val="00E8237E"/>
    <w:rsid w:val="00E9519C"/>
    <w:rsid w:val="00EA66A6"/>
    <w:rsid w:val="00EA67AF"/>
    <w:rsid w:val="00EB3254"/>
    <w:rsid w:val="00EB7CD9"/>
    <w:rsid w:val="00EC2009"/>
    <w:rsid w:val="00ED2E47"/>
    <w:rsid w:val="00ED35AA"/>
    <w:rsid w:val="00ED38DA"/>
    <w:rsid w:val="00EE1A87"/>
    <w:rsid w:val="00EF0DE4"/>
    <w:rsid w:val="00EF6C1D"/>
    <w:rsid w:val="00F026D0"/>
    <w:rsid w:val="00F039E8"/>
    <w:rsid w:val="00F46187"/>
    <w:rsid w:val="00F521E4"/>
    <w:rsid w:val="00F64E52"/>
    <w:rsid w:val="00F763EC"/>
    <w:rsid w:val="00F82BBF"/>
    <w:rsid w:val="00F91782"/>
    <w:rsid w:val="00FA2DF7"/>
    <w:rsid w:val="00FB001B"/>
    <w:rsid w:val="00FB5572"/>
    <w:rsid w:val="00FC6D71"/>
    <w:rsid w:val="00FE07AD"/>
    <w:rsid w:val="00FF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 w:type="character" w:styleId="CommentReference">
    <w:name w:val="annotation reference"/>
    <w:basedOn w:val="DefaultParagraphFont"/>
    <w:uiPriority w:val="99"/>
    <w:semiHidden/>
    <w:unhideWhenUsed/>
    <w:rsid w:val="007964C9"/>
    <w:rPr>
      <w:sz w:val="16"/>
      <w:szCs w:val="16"/>
    </w:rPr>
  </w:style>
  <w:style w:type="paragraph" w:styleId="CommentText">
    <w:name w:val="annotation text"/>
    <w:basedOn w:val="Normal"/>
    <w:link w:val="CommentTextChar"/>
    <w:uiPriority w:val="99"/>
    <w:semiHidden/>
    <w:unhideWhenUsed/>
    <w:rsid w:val="007964C9"/>
    <w:pPr>
      <w:spacing w:line="240" w:lineRule="auto"/>
    </w:pPr>
    <w:rPr>
      <w:sz w:val="20"/>
      <w:szCs w:val="20"/>
    </w:rPr>
  </w:style>
  <w:style w:type="character" w:customStyle="1" w:styleId="CommentTextChar">
    <w:name w:val="Comment Text Char"/>
    <w:basedOn w:val="DefaultParagraphFont"/>
    <w:link w:val="CommentText"/>
    <w:uiPriority w:val="99"/>
    <w:semiHidden/>
    <w:rsid w:val="007964C9"/>
    <w:rPr>
      <w:sz w:val="20"/>
      <w:szCs w:val="20"/>
    </w:rPr>
  </w:style>
  <w:style w:type="character" w:styleId="PlaceholderText">
    <w:name w:val="Placeholder Text"/>
    <w:basedOn w:val="DefaultParagraphFont"/>
    <w:uiPriority w:val="99"/>
    <w:semiHidden/>
    <w:rsid w:val="007B7D73"/>
    <w:rPr>
      <w:color w:val="808080"/>
    </w:rPr>
  </w:style>
  <w:style w:type="paragraph" w:styleId="Revision">
    <w:name w:val="Revision"/>
    <w:hidden/>
    <w:uiPriority w:val="99"/>
    <w:semiHidden/>
    <w:rsid w:val="002A2902"/>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38</Pages>
  <Words>68844</Words>
  <Characters>392416</Characters>
  <Application>Microsoft Office Word</Application>
  <DocSecurity>0</DocSecurity>
  <Lines>3270</Lines>
  <Paragraphs>920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Leroy Francois</cp:lastModifiedBy>
  <cp:revision>211</cp:revision>
  <dcterms:created xsi:type="dcterms:W3CDTF">2022-02-18T10:16:00Z</dcterms:created>
  <dcterms:modified xsi:type="dcterms:W3CDTF">2022-10-12T14:03:00Z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id="fi9axK8z"/&gt;&lt;style id="http://www.zotero.org/styles/apa" locale="en-US" hasBibliography="1" bibliographyStyleHasBeenSet="1"/&gt;&lt;prefs&gt;&lt;pref name="fieldType" value="Field"/&gt;&lt;pref name="delayCitationU</vt:lpwstr>
  </property>
  <property fmtid="{D5CDD505-2E9C-101B-9397-08002B2CF9AE}" pid="3" name="ZOTERO_PREF_2">
    <vt:lpwstr>pdates" value="true"/&gt;&lt;/prefs&gt;&lt;/data&gt;</vt:lpwstr>
  </property>
</Properties>
</file>